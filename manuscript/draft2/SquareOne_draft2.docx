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088483CF"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robust to changing species composition, and how this robustness changes over time, is key for understanding how communities are structured and how community function may respond to future perturbations. For communities of consumers with a shared resource base, the total metabolic flux (‘total energy use’, </w:t>
        </w:r>
        <w:r>
          <w:rPr>
            <w:i/>
            <w:iCs/>
          </w:rPr>
          <w:t>E</w:t>
        </w:r>
        <w:r>
          <w:rPr>
            <w:i/>
            <w:iCs/>
            <w:vertAlign w:val="subscript"/>
          </w:rPr>
          <w:t>tot</w:t>
        </w:r>
        <w:r>
          <w:t>) of a community reflects the total amount of resources being taken up by that assemblage, and is an important metric of community function</w:t>
        </w:r>
      </w:ins>
      <w:ins w:id="2" w:author="Renata M. Diaz" w:date="2021-08-14T17:15:00Z">
        <w:r w:rsidR="00217240">
          <w:t xml:space="preserve"> (Ernest et al. 2008; White et al. 2004; non-weec refs)</w:t>
        </w:r>
      </w:ins>
      <w:ins w:id="3" w:author="Renata M. Diaz" w:date="2021-08-14T17:01:00Z">
        <w:r>
          <w:t xml:space="preserve">. The extent to which </w:t>
        </w:r>
        <w:r>
          <w:rPr>
            <w:i/>
            <w:iCs/>
          </w:rPr>
          <w:t>E</w:t>
        </w:r>
      </w:ins>
      <w:ins w:id="4" w:author="Renata M. Diaz" w:date="2021-08-14T17:02:00Z">
        <w:r>
          <w:rPr>
            <w:i/>
            <w:iCs/>
            <w:vertAlign w:val="subscript"/>
          </w:rPr>
          <w:t xml:space="preserve">tot </w:t>
        </w:r>
        <w:r>
          <w:t xml:space="preserve">is robust to changing species composition, and specifically declines </w:t>
        </w:r>
      </w:ins>
      <w:ins w:id="5" w:author="Renata M. Diaz" w:date="2021-08-14T17:03:00Z">
        <w:r>
          <w:t>or losses of particular species</w:t>
        </w:r>
      </w:ins>
      <w:ins w:id="6" w:author="Renata M. Diaz" w:date="2021-08-14T17:02:00Z">
        <w:r>
          <w:t>, depends on both the proportion of</w:t>
        </w:r>
      </w:ins>
      <w:ins w:id="7" w:author="Renata M. Diaz" w:date="2021-08-14T17:03:00Z">
        <w:r>
          <w:t xml:space="preserve"> </w:t>
        </w:r>
        <w:r>
          <w:rPr>
            <w:i/>
            <w:iCs/>
          </w:rPr>
          <w:t>E</w:t>
        </w:r>
        <w:r>
          <w:rPr>
            <w:i/>
            <w:iCs/>
            <w:vertAlign w:val="subscript"/>
          </w:rPr>
          <w:t>tot</w:t>
        </w:r>
      </w:ins>
      <w:ins w:id="8" w:author="Renata M. Diaz" w:date="2021-08-14T17:01:00Z">
        <w:r>
          <w:t xml:space="preserve"> </w:t>
        </w:r>
      </w:ins>
      <w:ins w:id="9" w:author="Renata M. Diaz" w:date="2021-08-14T17:03:00Z">
        <w:r>
          <w:t xml:space="preserve">accounted for by the species that are lost, and on the </w:t>
        </w:r>
      </w:ins>
      <w:ins w:id="10" w:author="Renata M. Diaz" w:date="2021-08-14T17:04:00Z">
        <w:r>
          <w:t>proportion of that l</w:t>
        </w:r>
      </w:ins>
      <w:ins w:id="11" w:author="Renata M. Diaz" w:date="2021-08-14T17:05:00Z">
        <w:r>
          <w:t xml:space="preserve">ost energy that is </w:t>
        </w:r>
      </w:ins>
      <w:ins w:id="12" w:author="Renata M. Diaz" w:date="2021-08-14T17:56:00Z">
        <w:r w:rsidR="000C78D1">
          <w:t xml:space="preserve">offset </w:t>
        </w:r>
      </w:ins>
      <w:ins w:id="13" w:author="Renata M. Diaz" w:date="2021-08-14T17:57:00Z">
        <w:r w:rsidR="000C78D1">
          <w:t xml:space="preserve">through compensation. </w:t>
        </w:r>
      </w:ins>
      <w:del w:id="14"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15"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16" w:author="Renata M. Diaz" w:date="2021-08-14T17:39:00Z">
        <w:r w:rsidR="00B7712D" w:rsidDel="009617F6">
          <w:delText xml:space="preserve">. </w:delText>
        </w:r>
      </w:del>
      <w:ins w:id="17" w:author="Renata M. Diaz" w:date="2021-08-14T17:52:00Z">
        <w:r w:rsidR="001E370A">
          <w:t xml:space="preserve">If the remaining species in a community are similar enough to the species that are lost – in terms of both their resource use traits and their broader environmental tolerances – the remaining species may be able to exploit </w:t>
        </w:r>
      </w:ins>
      <w:ins w:id="18" w:author="Renata M. Diaz" w:date="2021-08-14T17:56:00Z">
        <w:r w:rsidR="000C78D1">
          <w:t xml:space="preserve">a large proportion of </w:t>
        </w:r>
      </w:ins>
      <w:ins w:id="19" w:author="Renata M. Diaz" w:date="2021-08-14T17:52:00Z">
        <w:r w:rsidR="001E370A">
          <w:t>the resources made available by species loss</w:t>
        </w:r>
      </w:ins>
      <w:ins w:id="20" w:author="Renata M. Diaz" w:date="2021-08-14T17:15:00Z">
        <w:r w:rsidR="00217240">
          <w:t xml:space="preserve"> (</w:t>
        </w:r>
      </w:ins>
      <w:ins w:id="21" w:author="Renata M. Diaz" w:date="2021-08-14T17:32:00Z">
        <w:r w:rsidR="00507A51">
          <w:t>Ernest a</w:t>
        </w:r>
      </w:ins>
      <w:ins w:id="22" w:author="Renata M. Diaz" w:date="2021-08-14T17:33:00Z">
        <w:r w:rsidR="00507A51">
          <w:t xml:space="preserve">nd Brown 2001; </w:t>
        </w:r>
      </w:ins>
      <w:ins w:id="23" w:author="Renata M. Diaz" w:date="2021-08-14T17:15:00Z">
        <w:r w:rsidR="00217240">
          <w:t>Kelt 2015)</w:t>
        </w:r>
      </w:ins>
      <w:ins w:id="24" w:author="Renata M. Diaz" w:date="2021-08-14T17:14:00Z">
        <w:r w:rsidR="00217240">
          <w:t>.</w:t>
        </w:r>
      </w:ins>
      <w:del w:id="25"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26" w:author="Renata M. Diaz" w:date="2021-08-14T17:16:00Z">
        <w:r w:rsidR="00604AED" w:rsidDel="00217240">
          <w:delText xml:space="preserve">absorbed </w:delText>
        </w:r>
      </w:del>
      <w:del w:id="27"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28" w:author="Renata M. Diaz" w:date="2021-08-14T17:32:00Z">
        <w:r w:rsidR="00884E0D" w:rsidDel="00507A51">
          <w:delText xml:space="preserve"> </w:delText>
        </w:r>
      </w:del>
      <w:ins w:id="29" w:author="Renata M. Diaz" w:date="2021-08-14T17:33:00Z">
        <w:r w:rsidR="009617F6">
          <w:t xml:space="preserve"> </w:t>
        </w:r>
      </w:ins>
      <w:del w:id="30" w:author="Renata M. Diaz" w:date="2021-08-14T17:12:00Z">
        <w:r w:rsidR="00884E0D" w:rsidDel="00217240">
          <w:delText>By</w:delText>
        </w:r>
        <w:r w:rsidR="00604AED" w:rsidDel="00217240">
          <w:delText xml:space="preserve"> definition</w:delText>
        </w:r>
        <w:r w:rsidR="00884E0D" w:rsidDel="00217240">
          <w:delText xml:space="preserve">, </w:delText>
        </w:r>
      </w:del>
      <w:del w:id="31" w:author="Renata M. Diaz" w:date="2021-08-14T17:16:00Z">
        <w:r w:rsidR="00884E0D" w:rsidDel="00217240">
          <w:delText xml:space="preserve">energetic compensation </w:delText>
        </w:r>
      </w:del>
      <w:del w:id="32" w:author="Renata M. Diaz" w:date="2021-08-14T17:12:00Z">
        <w:r w:rsidR="00884E0D" w:rsidDel="00217240">
          <w:delText>also</w:delText>
        </w:r>
        <w:r w:rsidR="00604AED" w:rsidDel="00217240">
          <w:delText xml:space="preserve"> </w:delText>
        </w:r>
      </w:del>
      <w:del w:id="33" w:author="Renata M. Diaz" w:date="2021-08-14T17:16:00Z">
        <w:r w:rsidR="00604AED" w:rsidDel="00217240">
          <w:delText xml:space="preserve">renders </w:delText>
        </w:r>
      </w:del>
      <w:del w:id="34" w:author="Renata M. Diaz" w:date="2021-08-14T17:12:00Z">
        <w:r w:rsidR="00604AED" w:rsidRPr="00217240" w:rsidDel="00217240">
          <w:rPr>
            <w:i/>
            <w:iCs/>
            <w:rPrChange w:id="35" w:author="Renata M. Diaz" w:date="2021-08-14T17:12:00Z">
              <w:rPr/>
            </w:rPrChange>
          </w:rPr>
          <w:delText>community-level energy use</w:delText>
        </w:r>
      </w:del>
      <w:del w:id="36"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37" w:author="Renata M. Diaz" w:date="2021-08-14T17:40:00Z"/>
        </w:rPr>
      </w:pPr>
      <w:ins w:id="38" w:author="Renata M. Diaz" w:date="2021-08-14T17:42:00Z">
        <w:r>
          <w:t xml:space="preserve">When it occurs, </w:t>
        </w:r>
        <w:r>
          <w:t xml:space="preserve">near-complete </w:t>
        </w:r>
        <w:r>
          <w:t xml:space="preserve">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Valen 1973, Ernest et al. 2008). </w:t>
        </w:r>
      </w:ins>
      <w:ins w:id="39" w:author="Renata M. Diaz" w:date="2021-08-14T17:54:00Z">
        <w:r w:rsidR="00063544">
          <w:t xml:space="preserve">By definition, </w:t>
        </w:r>
      </w:ins>
      <w:ins w:id="40" w:author="Renata M. Diaz" w:date="2021-08-14T17:57:00Z">
        <w:r w:rsidR="00061464">
          <w:t xml:space="preserve">strong </w:t>
        </w:r>
      </w:ins>
      <w:ins w:id="41" w:author="Renata M. Diaz" w:date="2021-08-14T17:54:00Z">
        <w:r w:rsidR="00063544">
          <w:t>energetic compensation also renders community-level energy use relatively stable despite species-level fluctuations (Houlahan et al. 2007; Ernest et al. 2008).</w:t>
        </w:r>
      </w:ins>
    </w:p>
    <w:p w14:paraId="11F61B78" w14:textId="2154BDEB" w:rsidR="002E0C35" w:rsidRPr="00973B60" w:rsidRDefault="00A73F3C" w:rsidP="00973B60">
      <w:pPr>
        <w:ind w:firstLine="720"/>
        <w:rPr>
          <w:iCs/>
        </w:rPr>
      </w:pPr>
      <w:ins w:id="42" w:author="Renata M. Diaz" w:date="2021-08-14T17:31:00Z">
        <w:r>
          <w:rPr>
            <w:iCs/>
          </w:rPr>
          <w:t>Changing</w:t>
        </w:r>
      </w:ins>
      <w:ins w:id="43" w:author="Renata M. Diaz" w:date="2021-08-14T17:24:00Z">
        <w:r>
          <w:rPr>
            <w:iCs/>
          </w:rPr>
          <w:t xml:space="preserve"> conditions over time may </w:t>
        </w:r>
      </w:ins>
      <w:ins w:id="44" w:author="Renata M. Diaz" w:date="2021-08-14T17:43:00Z">
        <w:r w:rsidR="00973B60">
          <w:rPr>
            <w:iCs/>
          </w:rPr>
          <w:t>alter</w:t>
        </w:r>
      </w:ins>
      <w:ins w:id="45" w:author="Renata M. Diaz" w:date="2021-08-14T17:24:00Z">
        <w:r>
          <w:rPr>
            <w:iCs/>
          </w:rPr>
          <w:t xml:space="preserve"> the</w:t>
        </w:r>
      </w:ins>
      <w:ins w:id="46" w:author="Renata M. Diaz" w:date="2021-08-14T17:22:00Z">
        <w:r>
          <w:rPr>
            <w:iCs/>
          </w:rPr>
          <w:t xml:space="preserve"> sensitivity of</w:t>
        </w:r>
      </w:ins>
      <w:ins w:id="47" w:author="Renata M. Diaz" w:date="2021-08-14T17:35:00Z">
        <w:r w:rsidR="009617F6">
          <w:rPr>
            <w:iCs/>
          </w:rPr>
          <w:t xml:space="preserve"> a community’s</w:t>
        </w:r>
      </w:ins>
      <w:ins w:id="48" w:author="Renata M. Diaz" w:date="2021-08-14T17:22:00Z">
        <w:r>
          <w:rPr>
            <w:iCs/>
          </w:rPr>
          <w:t xml:space="preserve"> </w:t>
        </w:r>
        <w:r>
          <w:rPr>
            <w:i/>
          </w:rPr>
          <w:t xml:space="preserve">Etot </w:t>
        </w:r>
      </w:ins>
      <w:ins w:id="49" w:author="Renata M. Diaz" w:date="2021-08-14T17:23:00Z">
        <w:r>
          <w:rPr>
            <w:iCs/>
          </w:rPr>
          <w:t>to the loss of particular species</w:t>
        </w:r>
      </w:ins>
      <w:ins w:id="50" w:author="Renata M. Diaz" w:date="2021-08-14T17:34:00Z">
        <w:r w:rsidR="009617F6">
          <w:rPr>
            <w:iCs/>
          </w:rPr>
          <w:t xml:space="preserve"> </w:t>
        </w:r>
      </w:ins>
      <w:ins w:id="51" w:author="Renata M. Diaz" w:date="2021-08-14T18:01:00Z">
        <w:r w:rsidR="0093510B">
          <w:rPr>
            <w:iCs/>
          </w:rPr>
          <w:t xml:space="preserve">through three </w:t>
        </w:r>
      </w:ins>
      <w:ins w:id="52" w:author="Renata M. Diaz" w:date="2021-08-14T18:31:00Z">
        <w:r w:rsidR="00BB3F09">
          <w:rPr>
            <w:iCs/>
          </w:rPr>
          <w:t>related, but distinct,</w:t>
        </w:r>
      </w:ins>
      <w:ins w:id="53" w:author="Renata M. Diaz" w:date="2021-08-14T18:01:00Z">
        <w:r w:rsidR="0093510B">
          <w:rPr>
            <w:iCs/>
          </w:rPr>
          <w:t xml:space="preserve"> pathways</w:t>
        </w:r>
      </w:ins>
      <w:ins w:id="54" w:author="Renata M. Diaz" w:date="2021-08-14T18:30:00Z">
        <w:r w:rsidR="00BB3F09">
          <w:rPr>
            <w:iCs/>
          </w:rPr>
          <w:t>, with distinct i</w:t>
        </w:r>
      </w:ins>
      <w:ins w:id="55" w:author="Renata M. Diaz" w:date="2021-08-14T18:31:00Z">
        <w:r w:rsidR="00BB3F09">
          <w:rPr>
            <w:iCs/>
          </w:rPr>
          <w:t>mplications for</w:t>
        </w:r>
      </w:ins>
      <w:ins w:id="56" w:author="Renata M. Diaz" w:date="2021-08-14T18:32:00Z">
        <w:r w:rsidR="00BB3F09">
          <w:rPr>
            <w:iCs/>
          </w:rPr>
          <w:t xml:space="preserve"> the factors </w:t>
        </w:r>
      </w:ins>
      <w:ins w:id="57" w:author="Renata M. Diaz" w:date="2021-08-14T18:33:00Z">
        <w:r w:rsidR="008D76F5">
          <w:rPr>
            <w:iCs/>
          </w:rPr>
          <w:t>affecting</w:t>
        </w:r>
        <w:r w:rsidR="00961AA0">
          <w:rPr>
            <w:iCs/>
          </w:rPr>
          <w:t xml:space="preserve"> </w:t>
        </w:r>
      </w:ins>
      <w:ins w:id="58" w:author="Renata M. Diaz" w:date="2021-08-14T18:32:00Z">
        <w:r w:rsidR="00BB3F09">
          <w:rPr>
            <w:iCs/>
          </w:rPr>
          <w:t>community structure and function</w:t>
        </w:r>
      </w:ins>
      <w:ins w:id="59" w:author="Renata M. Diaz" w:date="2021-08-14T17:31:00Z">
        <w:r>
          <w:rPr>
            <w:iCs/>
          </w:rPr>
          <w:t xml:space="preserve">. </w:t>
        </w:r>
      </w:ins>
      <w:moveToRangeStart w:id="60" w:author="Renata M. Diaz" w:date="2021-08-14T17:44:00Z" w:name="move79855472"/>
      <w:moveTo w:id="61" w:author="Renata M. Diaz" w:date="2021-08-14T17:44:00Z">
        <w:del w:id="62" w:author="Renata M. Diaz" w:date="2021-08-14T17:46:00Z">
          <w:r w:rsidR="00973B60" w:rsidDel="00973B60">
            <w:delText>For energetic compensation to be</w:delText>
          </w:r>
        </w:del>
      </w:moveTo>
      <w:ins w:id="63" w:author="Renata M. Diaz" w:date="2021-08-14T18:01:00Z">
        <w:r w:rsidR="0093510B">
          <w:t>First,</w:t>
        </w:r>
      </w:ins>
      <w:ins w:id="64" w:author="Renata M. Diaz" w:date="2021-08-14T18:02:00Z">
        <w:r w:rsidR="0093510B">
          <w:t xml:space="preserve"> dispersal</w:t>
        </w:r>
      </w:ins>
      <w:ins w:id="65" w:author="Renata M. Diaz" w:date="2021-08-14T18:03:00Z">
        <w:r w:rsidR="00EC4D3A">
          <w:t xml:space="preserve"> may alter energetic </w:t>
        </w:r>
        <w:r w:rsidR="00EC4D3A">
          <w:lastRenderedPageBreak/>
          <w:t xml:space="preserve">compensation by changing the set of species (and traits) </w:t>
        </w:r>
      </w:ins>
      <w:ins w:id="66" w:author="Renata M. Diaz" w:date="2021-08-14T18:04:00Z">
        <w:r w:rsidR="00EC4D3A">
          <w:t xml:space="preserve">available to compensate for species loss. </w:t>
        </w:r>
      </w:ins>
      <w:ins w:id="67" w:author="Renata M. Diaz" w:date="2021-08-14T18:05:00Z">
        <w:r w:rsidR="00EC4D3A">
          <w:t>If the species present in an assemblage at one time lack the traits necessary to exploit the resources made available by species loss, but species with the appropriate traits are present in a lar</w:t>
        </w:r>
      </w:ins>
      <w:ins w:id="68" w:author="Renata M. Diaz" w:date="2021-08-14T18:06:00Z">
        <w:r w:rsidR="00EC4D3A">
          <w:t xml:space="preserve">ger regional species pool, the necessary species may disperse to the local community and greatly increase </w:t>
        </w:r>
      </w:ins>
      <w:ins w:id="69" w:author="Renata M. Diaz" w:date="2021-08-14T18:07:00Z">
        <w:r w:rsidR="00EC4D3A">
          <w:t>energetic compensation</w:t>
        </w:r>
      </w:ins>
      <w:ins w:id="70" w:author="Renata M. Diaz" w:date="2021-08-14T18:10:00Z">
        <w:r w:rsidR="00EC4D3A">
          <w:t xml:space="preserve"> (Ernest and Brown 2001)</w:t>
        </w:r>
      </w:ins>
      <w:ins w:id="71" w:author="Renata M. Diaz" w:date="2021-08-14T18:07:00Z">
        <w:r w:rsidR="00EC4D3A">
          <w:t>.</w:t>
        </w:r>
      </w:ins>
      <w:moveTo w:id="72" w:author="Renata M. Diaz" w:date="2021-08-14T17:44:00Z">
        <w:del w:id="73" w:author="Renata M. Diaz" w:date="2021-08-14T17:46:00Z">
          <w:r w:rsidR="00973B60" w:rsidDel="00973B60">
            <w:delText xml:space="preserve"> possible, some, or all, of the species in a community must </w:delText>
          </w:r>
        </w:del>
        <w:del w:id="74" w:author="Renata M. Diaz" w:date="2021-08-14T17:47:00Z">
          <w:r w:rsidR="00973B60" w:rsidDel="00973B60">
            <w:delText xml:space="preserve">share </w:delText>
          </w:r>
        </w:del>
        <w:del w:id="75" w:author="Renata M. Diaz" w:date="2021-08-14T17:55:00Z">
          <w:r w:rsidR="00973B60" w:rsidDel="000C78D1">
            <w:delText xml:space="preserve">similar resource use traits and broader environmental requirements </w:delText>
          </w:r>
        </w:del>
        <w:del w:id="76" w:author="Renata M. Diaz" w:date="2021-08-14T17:47:00Z">
          <w:r w:rsidR="00973B60" w:rsidDel="00973B60">
            <w:delText xml:space="preserve">so that, if one species declines in abundance, other species </w:delText>
          </w:r>
        </w:del>
        <w:del w:id="77" w:author="Renata M. Diaz" w:date="2021-08-14T17:55:00Z">
          <w:r w:rsidR="00973B60" w:rsidDel="000C78D1">
            <w:delText xml:space="preserve">can </w:delText>
          </w:r>
        </w:del>
        <w:del w:id="78" w:author="Renata M. Diaz" w:date="2021-08-14T17:47:00Z">
          <w:r w:rsidR="00973B60" w:rsidDel="00973B60">
            <w:delText>access the</w:delText>
          </w:r>
        </w:del>
        <w:del w:id="79" w:author="Renata M. Diaz" w:date="2021-08-14T17:55:00Z">
          <w:r w:rsidR="00973B60" w:rsidDel="000C78D1">
            <w:delText xml:space="preserve"> </w:delText>
          </w:r>
        </w:del>
        <w:del w:id="80" w:author="Renata M. Diaz" w:date="2021-08-14T17:48:00Z">
          <w:r w:rsidR="00973B60" w:rsidDel="00973B60">
            <w:delText xml:space="preserve">leftover </w:delText>
          </w:r>
        </w:del>
        <w:del w:id="81" w:author="Renata M. Diaz" w:date="2021-08-14T17:55:00Z">
          <w:r w:rsidR="00973B60" w:rsidDel="000C78D1">
            <w:delText xml:space="preserve">resources </w:delText>
          </w:r>
        </w:del>
        <w:del w:id="82" w:author="Renata M. Diaz" w:date="2021-08-14T17:48:00Z">
          <w:r w:rsidR="00973B60" w:rsidDel="00973B60">
            <w:delText>and increase in abundance to compensate</w:delText>
          </w:r>
        </w:del>
        <w:del w:id="83" w:author="Renata M. Diaz" w:date="2021-08-14T17:55:00Z">
          <w:r w:rsidR="00973B60" w:rsidDel="000C78D1">
            <w:delText>.</w:delText>
          </w:r>
        </w:del>
        <w:r w:rsidR="00973B60">
          <w:t xml:space="preserve"> </w:t>
        </w:r>
      </w:moveTo>
      <w:ins w:id="84" w:author="Renata M. Diaz" w:date="2021-08-14T18:27:00Z">
        <w:r w:rsidR="005062AD">
          <w:t xml:space="preserve">Limitations on energetic compensation due to species pool constraints and dispersal limitation have been documented </w:t>
        </w:r>
      </w:ins>
      <w:ins w:id="85" w:author="Renata M. Diaz" w:date="2021-08-14T18:28:00Z">
        <w:r w:rsidR="00B93F93">
          <w:t>in</w:t>
        </w:r>
      </w:ins>
      <w:ins w:id="86" w:author="Renata M. Diaz" w:date="2021-08-14T18:27:00Z">
        <w:r w:rsidR="005062AD">
          <w:t xml:space="preserve"> desert rodent communities, highlighting the importance of metacommunity dynamics to </w:t>
        </w:r>
      </w:ins>
      <w:ins w:id="87" w:author="Renata M. Diaz" w:date="2021-08-14T18:32:00Z">
        <w:r w:rsidR="00BB3F09">
          <w:t xml:space="preserve">community structure and </w:t>
        </w:r>
      </w:ins>
      <w:ins w:id="88" w:author="Renata M. Diaz" w:date="2021-08-14T18:27:00Z">
        <w:r w:rsidR="005062AD">
          <w:t>function (Ernest and Brown 2001; Kelt 2015; Ernest</w:t>
        </w:r>
      </w:ins>
      <w:ins w:id="89" w:author="Renata M. Diaz" w:date="2021-08-14T18:28:00Z">
        <w:r w:rsidR="005062AD">
          <w:t>/</w:t>
        </w:r>
      </w:ins>
      <w:ins w:id="90" w:author="Renata M. Diaz" w:date="2021-08-14T18:27:00Z">
        <w:r w:rsidR="005062AD">
          <w:t>Leibold</w:t>
        </w:r>
      </w:ins>
      <w:ins w:id="91" w:author="Renata M. Diaz" w:date="2021-08-14T18:28:00Z">
        <w:r w:rsidR="005062AD">
          <w:t>/Kathleen</w:t>
        </w:r>
      </w:ins>
      <w:ins w:id="92" w:author="Renata M. Diaz" w:date="2021-08-14T18:27:00Z">
        <w:r w:rsidR="005062AD">
          <w:t xml:space="preserve"> CAFÉ). </w:t>
        </w:r>
      </w:ins>
      <w:moveTo w:id="93" w:author="Renata M. Diaz" w:date="2021-08-14T17:44:00Z">
        <w:del w:id="94"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60"/>
      <w:del w:id="95" w:author="Renata M. Diaz" w:date="2021-08-14T17:21:00Z">
        <w:r w:rsidR="001A6B5E" w:rsidDel="00217240">
          <w:delText xml:space="preserve">Shifting environmental conditions over time may </w:delText>
        </w:r>
      </w:del>
      <w:del w:id="96" w:author="Renata M. Diaz" w:date="2021-08-14T17:18:00Z">
        <w:r w:rsidR="001A6B5E" w:rsidDel="00217240">
          <w:delText>modulate energetic compensation through at least two distinct pathways</w:delText>
        </w:r>
      </w:del>
      <w:del w:id="97" w:author="Renata M. Diaz" w:date="2021-08-14T17:21:00Z">
        <w:r w:rsidR="001A6B5E" w:rsidDel="00217240">
          <w:delText xml:space="preserve">. </w:delText>
        </w:r>
      </w:del>
      <w:del w:id="98" w:author="Renata M. Diaz" w:date="2021-08-14T17:43:00Z">
        <w:r w:rsidR="007D2A60" w:rsidDel="00973B60">
          <w:delText>First, shifting</w:delText>
        </w:r>
      </w:del>
      <w:ins w:id="99" w:author="Renata M. Diaz" w:date="2021-08-14T17:43:00Z">
        <w:r w:rsidR="00973B60">
          <w:t xml:space="preserve">Second, </w:t>
        </w:r>
      </w:ins>
      <w:ins w:id="100" w:author="Renata M. Diaz" w:date="2021-08-14T18:07:00Z">
        <w:r w:rsidR="00EC4D3A">
          <w:t>shifting conditions may</w:t>
        </w:r>
      </w:ins>
      <w:del w:id="101" w:author="Renata M. Diaz" w:date="2021-08-14T18:07:00Z">
        <w:r w:rsidR="007D2A60" w:rsidDel="00EC4D3A">
          <w:delText xml:space="preserve"> </w:delText>
        </w:r>
      </w:del>
      <w:del w:id="102" w:author="Renata M. Diaz" w:date="2021-08-14T18:02:00Z">
        <w:r w:rsidR="007D2A60" w:rsidDel="0093510B">
          <w:delText>conditions may</w:delText>
        </w:r>
      </w:del>
      <w:r w:rsidR="007D2A60">
        <w:t xml:space="preserve"> modulate the degree of functional </w:t>
      </w:r>
      <w:del w:id="103" w:author="Renata M. Diaz" w:date="2021-08-14T18:10:00Z">
        <w:r w:rsidR="007D2A60" w:rsidDel="0005490A">
          <w:delText xml:space="preserve">redundancy </w:delText>
        </w:r>
      </w:del>
      <w:ins w:id="104" w:author="Renata M. Diaz" w:date="2021-08-14T18:10:00Z">
        <w:r w:rsidR="0005490A">
          <w:t>overlap</w:t>
        </w:r>
        <w:r w:rsidR="0005490A">
          <w:t xml:space="preserve"> </w:t>
        </w:r>
      </w:ins>
      <w:ins w:id="105" w:author="Renata M. Diaz" w:date="2021-08-14T18:41:00Z">
        <w:r w:rsidR="00CC11DC">
          <w:t>within a single set of spe</w:t>
        </w:r>
      </w:ins>
      <w:ins w:id="106" w:author="Renata M. Diaz" w:date="2021-08-14T18:42:00Z">
        <w:r w:rsidR="00CC11DC">
          <w:t>cies</w:t>
        </w:r>
      </w:ins>
      <w:del w:id="107" w:author="Renata M. Diaz" w:date="2021-08-14T17:43:00Z">
        <w:r w:rsidR="007D2A60" w:rsidRPr="00973B60" w:rsidDel="00973B60">
          <w:delText>among the species in an assemblage</w:delText>
        </w:r>
      </w:del>
      <w:r w:rsidR="007D2A60" w:rsidRPr="00973B60">
        <w:t>.</w:t>
      </w:r>
      <w:ins w:id="108" w:author="Renata M. Diaz" w:date="2021-08-14T17:49:00Z">
        <w:r w:rsidR="00973B60">
          <w:t xml:space="preserve"> </w:t>
        </w:r>
        <w:r w:rsidR="00973B60">
          <w:t>While competitors are unlikely to be fully identical in all aspects of the niche, there may be areas of partial overlap that allow for compensation under some circumstances (Chesson 2001; Loreau 2004).</w:t>
        </w:r>
      </w:ins>
      <w:r w:rsidR="001A6B5E">
        <w:t xml:space="preserve"> </w:t>
      </w:r>
      <w:moveFromRangeStart w:id="109" w:author="Renata M. Diaz" w:date="2021-08-14T17:44:00Z" w:name="move79855472"/>
      <w:moveFrom w:id="110"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09"/>
      <w:r w:rsidR="002E0C35">
        <w:t xml:space="preserve">If shifting conditions </w:t>
      </w:r>
      <w:del w:id="111" w:author="Renata M. Diaz" w:date="2021-08-14T18:16:00Z">
        <w:r w:rsidR="002E0C35" w:rsidDel="00DE1FE8">
          <w:delText xml:space="preserve">over time </w:delText>
        </w:r>
      </w:del>
      <w:r w:rsidR="002E0C35">
        <w:t>affect these species differently</w:t>
      </w:r>
      <w:r w:rsidR="00A933A6">
        <w:t xml:space="preserve"> and alter the extent to which they can compensate for each other</w:t>
      </w:r>
      <w:r w:rsidR="002E0C35">
        <w:t xml:space="preserve">, energetic compensation may wax and wane </w:t>
      </w:r>
      <w:del w:id="112" w:author="Renata M. Diaz" w:date="2021-08-14T18:20:00Z">
        <w:r w:rsidR="002E0C35" w:rsidDel="00DE1FE8">
          <w:delText>as conditions change</w:delText>
        </w:r>
      </w:del>
      <w:ins w:id="113" w:author="Renata M. Diaz" w:date="2021-08-14T18:20:00Z">
        <w:r w:rsidR="00DE1FE8">
          <w:t>even within the same set of species</w:t>
        </w:r>
      </w:ins>
      <w:r w:rsidR="005218E3">
        <w:t>.</w:t>
      </w:r>
      <w:r w:rsidR="002E0C35">
        <w:t xml:space="preserve"> </w:t>
      </w:r>
      <w:ins w:id="114" w:author="Renata M. Diaz" w:date="2021-08-14T18:26:00Z">
        <w:r w:rsidR="00BA4C44">
          <w:t>This would mean that zero-sum dynamics (and their implications for community structure and evolutionary dynamics) are variable over time, and that the robustness of assemblage-level function to species-level changes fluctuates with shifting conditions.</w:t>
        </w:r>
        <w:r w:rsidR="00BA4C44">
          <w:t xml:space="preserve"> </w:t>
        </w:r>
      </w:ins>
      <w:del w:id="115"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116" w:author="Renata M. Diaz" w:date="2021-08-14T17:30:00Z">
        <w:r>
          <w:rPr>
            <w:iCs/>
          </w:rPr>
          <w:t>Finally</w:t>
        </w:r>
        <w:r>
          <w:rPr>
            <w:iCs/>
          </w:rPr>
          <w:t>, if</w:t>
        </w:r>
      </w:ins>
      <w:ins w:id="117" w:author="Renata M. Diaz" w:date="2021-08-14T18:14:00Z">
        <w:r w:rsidR="00DE1FE8">
          <w:rPr>
            <w:iCs/>
          </w:rPr>
          <w:t xml:space="preserve"> changing conditions result in changes to the baseline composition of a</w:t>
        </w:r>
      </w:ins>
      <w:ins w:id="118" w:author="Renata M. Diaz" w:date="2021-08-14T18:15:00Z">
        <w:r w:rsidR="00DE1FE8">
          <w:rPr>
            <w:iCs/>
          </w:rPr>
          <w:t xml:space="preserve"> community, such that the proportion of </w:t>
        </w:r>
        <w:r w:rsidR="00DE1FE8">
          <w:rPr>
            <w:i/>
          </w:rPr>
          <w:t xml:space="preserve">Etot </w:t>
        </w:r>
        <w:r w:rsidR="00DE1FE8">
          <w:rPr>
            <w:iCs/>
          </w:rPr>
          <w:t>accounted for by the species that are eventually lost differs under different conditions,</w:t>
        </w:r>
      </w:ins>
      <w:ins w:id="119" w:author="Renata M. Diaz" w:date="2021-08-14T17:30:00Z">
        <w:r>
          <w:rPr>
            <w:iCs/>
          </w:rPr>
          <w:t xml:space="preserve"> the loss of those species will naturally result in different impacts to </w:t>
        </w:r>
        <w:r>
          <w:rPr>
            <w:i/>
            <w:iCs/>
          </w:rPr>
          <w:t>Etot</w:t>
        </w:r>
        <w:r>
          <w:t>,</w:t>
        </w:r>
        <w:r>
          <w:t xml:space="preserve"> </w:t>
        </w:r>
      </w:ins>
      <w:ins w:id="120" w:author="Renata M. Diaz" w:date="2021-08-14T18:33:00Z">
        <w:r w:rsidR="007B291E">
          <w:t>independent</w:t>
        </w:r>
      </w:ins>
      <w:ins w:id="121" w:author="Renata M. Diaz" w:date="2021-08-14T18:20:00Z">
        <w:r w:rsidR="00DE1FE8">
          <w:t xml:space="preserve"> from</w:t>
        </w:r>
      </w:ins>
      <w:ins w:id="122" w:author="Renata M. Diaz" w:date="2021-08-14T17:30:00Z">
        <w:r>
          <w:t xml:space="preserve"> changes to </w:t>
        </w:r>
        <w:r>
          <w:t xml:space="preserve">the </w:t>
        </w:r>
      </w:ins>
      <w:ins w:id="123" w:author="Renata M. Diaz" w:date="2021-08-14T18:09:00Z">
        <w:r w:rsidR="00EC4D3A">
          <w:t xml:space="preserve">local </w:t>
        </w:r>
      </w:ins>
      <w:ins w:id="124" w:author="Renata M. Diaz" w:date="2021-08-14T17:30:00Z">
        <w:r>
          <w:t xml:space="preserve">species pool or the functional overlap among species. </w:t>
        </w:r>
      </w:ins>
      <w:del w:id="125" w:author="Renata M. Diaz" w:date="2021-08-14T17:30:00Z">
        <w:r w:rsidR="00551C20" w:rsidDel="00A73F3C">
          <w:delText xml:space="preserve">Second, </w:delText>
        </w:r>
      </w:del>
    </w:p>
    <w:p w14:paraId="5E4193B7" w14:textId="6C19B155" w:rsidR="000A02A7" w:rsidRPr="00CC11DC" w:rsidRDefault="001763BE" w:rsidP="00B7712D">
      <w:r>
        <w:lastRenderedPageBreak/>
        <w:tab/>
      </w:r>
      <w:del w:id="126" w:author="Renata M. Diaz" w:date="2021-08-14T18:34:00Z">
        <w:r w:rsidDel="00CC11DC">
          <w:delText>Some of the strongest empirical evidence regarding energetic compensation comes from long-term manipulative field</w:delText>
        </w:r>
        <w:r w:rsidR="00D76E61" w:rsidDel="00CC11DC">
          <w:delText xml:space="preserve"> experiments</w:delText>
        </w:r>
        <w:r w:rsidDel="00CC11DC">
          <w:delText>. Experimentally removing a subset of species from a community, and comparing the community-</w:delText>
        </w:r>
        <w:r w:rsidR="00B23837" w:rsidDel="00CC11DC">
          <w:delText>wide</w:delText>
        </w:r>
        <w:r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127" w:author="Renata M. Diaz" w:date="2021-08-14T18:34:00Z">
        <w:r w:rsidR="00CC11DC">
          <w:t>Here, we investigate ho</w:t>
        </w:r>
      </w:ins>
      <w:ins w:id="128" w:author="Renata M. Diaz" w:date="2021-08-14T18:35:00Z">
        <w:r w:rsidR="00CC11DC">
          <w:t xml:space="preserve">w shifting conditions affect the </w:t>
        </w:r>
      </w:ins>
      <w:ins w:id="129" w:author="Renata M. Diaz" w:date="2021-08-14T18:46:00Z">
        <w:r w:rsidR="00861C38">
          <w:t>sensitivity</w:t>
        </w:r>
      </w:ins>
      <w:ins w:id="130" w:author="Renata M. Diaz" w:date="2021-08-14T18:35:00Z">
        <w:r w:rsidR="00CC11DC">
          <w:t xml:space="preserve"> of </w:t>
        </w:r>
        <w:r w:rsidR="00CC11DC">
          <w:rPr>
            <w:i/>
          </w:rPr>
          <w:t xml:space="preserve">Etot </w:t>
        </w:r>
        <w:r w:rsidR="00CC11DC">
          <w:rPr>
            <w:iCs/>
          </w:rPr>
          <w:t xml:space="preserve">to species loss, using a long-term manipulative experiment on desert rodents to disentangle </w:t>
        </w:r>
      </w:ins>
      <w:ins w:id="131" w:author="Renata M. Diaz" w:date="2021-08-14T18:36:00Z">
        <w:r w:rsidR="00CC11DC">
          <w:rPr>
            <w:iCs/>
          </w:rPr>
          <w:t>the effects of</w:t>
        </w:r>
      </w:ins>
      <w:ins w:id="132" w:author="Renata M. Diaz" w:date="2021-08-14T18:35:00Z">
        <w:r w:rsidR="00CC11DC">
          <w:rPr>
            <w:iCs/>
          </w:rPr>
          <w:t xml:space="preserve"> </w:t>
        </w:r>
      </w:ins>
      <w:ins w:id="133" w:author="Renata M. Diaz" w:date="2021-08-14T18:36:00Z">
        <w:r w:rsidR="00CC11DC">
          <w:rPr>
            <w:iCs/>
          </w:rPr>
          <w:t xml:space="preserve">changing </w:t>
        </w:r>
      </w:ins>
      <w:ins w:id="134" w:author="Renata M. Diaz" w:date="2021-08-14T18:35:00Z">
        <w:r w:rsidR="00CC11DC">
          <w:rPr>
            <w:iCs/>
          </w:rPr>
          <w:t>dispersal limitation,</w:t>
        </w:r>
      </w:ins>
      <w:ins w:id="135" w:author="Renata M. Diaz" w:date="2021-08-14T18:36:00Z">
        <w:r w:rsidR="00CC11DC">
          <w:rPr>
            <w:iCs/>
          </w:rPr>
          <w:t xml:space="preserve"> functional overlap, and baseline community composition on </w:t>
        </w:r>
        <w:r w:rsidR="00CC11DC">
          <w:rPr>
            <w:i/>
            <w:iCs/>
          </w:rPr>
          <w:t>Etot</w:t>
        </w:r>
        <w:r w:rsidR="00CC11DC">
          <w:t xml:space="preserve">. </w:t>
        </w:r>
      </w:ins>
    </w:p>
    <w:p w14:paraId="5A4085CD" w14:textId="2455840F" w:rsidR="004E0767" w:rsidDel="008C69FF" w:rsidRDefault="00483C0E" w:rsidP="000A02A7">
      <w:pPr>
        <w:ind w:firstLine="720"/>
        <w:rPr>
          <w:del w:id="136" w:author="Renata M. Diaz" w:date="2021-08-14T18:43:00Z"/>
        </w:rPr>
      </w:pPr>
      <w:del w:id="137"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138" w:author="Renata M. Diaz" w:date="2021-08-14T18:43:00Z"/>
          <w:iCs/>
        </w:rPr>
      </w:pPr>
      <w:del w:id="139"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6300A037"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 xml:space="preserve">year, </w:t>
      </w:r>
      <w:r w:rsidR="00B46F7A">
        <w:t xml:space="preserve">to capture distinct winter and summer plant communities associated with winter and summer rainy seasons, </w:t>
      </w:r>
      <w:r w:rsidR="00453F2B">
        <w:t>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t>
      </w:r>
      <w:r w:rsidR="00974CAE">
        <w:lastRenderedPageBreak/>
        <w:t xml:space="preserve">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FDB45B6"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sidR="00A70A6E">
        <w:rPr>
          <w:iCs/>
        </w:rPr>
        <w:t xml:space="preserve">and </w:t>
      </w:r>
      <w:r w:rsidR="00A70A6E">
        <w:rPr>
          <w:i/>
        </w:rPr>
        <w:t>SG</w:t>
      </w:r>
      <w:r w:rsidR="00A70A6E">
        <w:rPr>
          <w:i/>
          <w:vertAlign w:val="subscript"/>
        </w:rPr>
        <w:t>C</w:t>
      </w:r>
      <w:r w:rsidR="00A70A6E">
        <w:rPr>
          <w:i/>
        </w:rPr>
        <w:t xml:space="preserve"> </w:t>
      </w:r>
      <w:r w:rsidR="00A70A6E">
        <w:rPr>
          <w:iCs/>
        </w:rPr>
        <w:t xml:space="preserve">are </w:t>
      </w:r>
      <w:r>
        <w:rPr>
          <w:iCs/>
        </w:rPr>
        <w:t>the amount of energy used by small granivores on exclosure</w:t>
      </w:r>
      <w:r w:rsidR="00A70A6E">
        <w:rPr>
          <w:iCs/>
        </w:rPr>
        <w:t xml:space="preserve"> and control plots, respectively</w:t>
      </w:r>
      <w:r>
        <w:rPr>
          <w:iCs/>
        </w:rPr>
        <w:t xml:space="preserve">,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lastRenderedPageBreak/>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using</w:t>
      </w:r>
      <w:r w:rsidR="00B42381">
        <w:rPr>
          <w:iCs/>
        </w:rPr>
        <w:t xml:space="preserve"> the R package</w:t>
      </w:r>
      <w:r w:rsidR="00C825CE">
        <w:rPr>
          <w:iCs/>
        </w:rPr>
        <w:t xml:space="preserve">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EBBB787" w:rsidR="003C0C41" w:rsidDel="00FD17CD" w:rsidRDefault="003C0C41" w:rsidP="003C0C41">
      <w:pPr>
        <w:rPr>
          <w:del w:id="140" w:author="Renata M. Diaz" w:date="2021-08-14T18:43:00Z"/>
          <w:i/>
          <w:iCs/>
        </w:rPr>
      </w:pPr>
      <w:del w:id="141" w:author="Renata M. Diaz" w:date="2021-08-14T18:43:00Z">
        <w:r w:rsidDel="00FD17CD">
          <w:rPr>
            <w:i/>
            <w:iCs/>
          </w:rPr>
          <w:delText>Plant community composition</w:delText>
        </w:r>
      </w:del>
    </w:p>
    <w:p w14:paraId="4E7C8B91" w14:textId="6EAA490C" w:rsidR="00A631DB" w:rsidDel="00FD17CD" w:rsidRDefault="00A631DB" w:rsidP="003C0C41">
      <w:pPr>
        <w:rPr>
          <w:del w:id="142" w:author="Renata M. Diaz" w:date="2021-08-14T18:43:00Z"/>
        </w:rPr>
      </w:pPr>
      <w:del w:id="143"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144" w:author="Renata M. Diaz" w:date="2021-08-14T18:43:00Z"/>
          <w:iCs/>
        </w:rPr>
      </w:pPr>
      <w:del w:id="145"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146" w:author="Renata M. Diaz" w:date="2021-08-14T18:43:00Z"/>
          <w:i/>
          <w:iCs/>
        </w:rPr>
      </w:pPr>
      <w:del w:id="147"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148" w:author="Renata M. Diaz" w:date="2021-08-14T18:43:00Z"/>
        </w:rPr>
      </w:pPr>
      <w:del w:id="149"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w:t>
      </w:r>
      <w:r w:rsidR="008D3920">
        <w:lastRenderedPageBreak/>
        <w:t xml:space="preserve">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w:t>
      </w:r>
      <w:r w:rsidR="00AE046F">
        <w:rPr>
          <w:iCs/>
        </w:rPr>
        <w:lastRenderedPageBreak/>
        <w:t xml:space="preserve">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 xml:space="preserve">C. </w:t>
      </w:r>
      <w:r w:rsidR="00EE5D59">
        <w:rPr>
          <w:i/>
        </w:rPr>
        <w:lastRenderedPageBreak/>
        <w:t>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w:t>
      </w:r>
      <w:r w:rsidR="001D7A35">
        <w:lastRenderedPageBreak/>
        <w:t xml:space="preserve">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C. baileyi</w:t>
      </w:r>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150" w:author="Renata M. Diaz" w:date="2021-08-14T18:43:00Z"/>
          <w:rFonts w:eastAsia="Times New Roman"/>
        </w:rPr>
      </w:pPr>
      <w:del w:id="151"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152" w:author="Renata M. Diaz" w:date="2021-08-14T18:43:00Z"/>
          <w:rFonts w:eastAsia="Times New Roman"/>
          <w:b/>
          <w:bCs/>
        </w:rPr>
      </w:pPr>
      <w:del w:id="153"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154" w:author="Renata M. Diaz" w:date="2021-08-14T18:43:00Z"/>
          <w:rFonts w:eastAsia="Times New Roman"/>
        </w:rPr>
      </w:pPr>
      <w:del w:id="155"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FC9C5" w14:textId="77777777" w:rsidR="002715D2" w:rsidRDefault="002715D2" w:rsidP="008D23B8">
      <w:pPr>
        <w:spacing w:line="240" w:lineRule="auto"/>
      </w:pPr>
      <w:r>
        <w:separator/>
      </w:r>
    </w:p>
  </w:endnote>
  <w:endnote w:type="continuationSeparator" w:id="0">
    <w:p w14:paraId="6D35CAEA" w14:textId="77777777" w:rsidR="002715D2" w:rsidRDefault="002715D2"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F1B3" w14:textId="77777777" w:rsidR="002715D2" w:rsidRDefault="002715D2" w:rsidP="008D23B8">
      <w:pPr>
        <w:spacing w:line="240" w:lineRule="auto"/>
      </w:pPr>
      <w:r>
        <w:separator/>
      </w:r>
    </w:p>
  </w:footnote>
  <w:footnote w:type="continuationSeparator" w:id="0">
    <w:p w14:paraId="6EB9CD63" w14:textId="77777777" w:rsidR="002715D2" w:rsidRDefault="002715D2"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2204"/>
    <w:rsid w:val="00022661"/>
    <w:rsid w:val="00023586"/>
    <w:rsid w:val="00024773"/>
    <w:rsid w:val="00025FCA"/>
    <w:rsid w:val="00034E57"/>
    <w:rsid w:val="000400B9"/>
    <w:rsid w:val="000407C5"/>
    <w:rsid w:val="00040C8C"/>
    <w:rsid w:val="000427B4"/>
    <w:rsid w:val="00043175"/>
    <w:rsid w:val="00045880"/>
    <w:rsid w:val="0005008B"/>
    <w:rsid w:val="000505E0"/>
    <w:rsid w:val="0005490A"/>
    <w:rsid w:val="00055B56"/>
    <w:rsid w:val="000576E5"/>
    <w:rsid w:val="00061464"/>
    <w:rsid w:val="00061539"/>
    <w:rsid w:val="00063544"/>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6B5E"/>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370A"/>
    <w:rsid w:val="001E3B82"/>
    <w:rsid w:val="001E608A"/>
    <w:rsid w:val="001F0AFF"/>
    <w:rsid w:val="001F18F9"/>
    <w:rsid w:val="001F69C3"/>
    <w:rsid w:val="001F6FDF"/>
    <w:rsid w:val="00201C87"/>
    <w:rsid w:val="00203D6C"/>
    <w:rsid w:val="0020527E"/>
    <w:rsid w:val="00211E66"/>
    <w:rsid w:val="00213E21"/>
    <w:rsid w:val="00217240"/>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15D2"/>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5826"/>
    <w:rsid w:val="002966A0"/>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777"/>
    <w:rsid w:val="00301DDB"/>
    <w:rsid w:val="003047F8"/>
    <w:rsid w:val="003060FE"/>
    <w:rsid w:val="00310E3B"/>
    <w:rsid w:val="003171B9"/>
    <w:rsid w:val="00317F74"/>
    <w:rsid w:val="00320EE4"/>
    <w:rsid w:val="00322B0A"/>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667EE"/>
    <w:rsid w:val="0037588F"/>
    <w:rsid w:val="00377845"/>
    <w:rsid w:val="00380942"/>
    <w:rsid w:val="00380A15"/>
    <w:rsid w:val="003812F9"/>
    <w:rsid w:val="00383D6C"/>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528F"/>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D69A0"/>
    <w:rsid w:val="004E0767"/>
    <w:rsid w:val="004E4785"/>
    <w:rsid w:val="004E487B"/>
    <w:rsid w:val="004E7742"/>
    <w:rsid w:val="004F0928"/>
    <w:rsid w:val="004F174F"/>
    <w:rsid w:val="004F2A8F"/>
    <w:rsid w:val="004F6CA9"/>
    <w:rsid w:val="00501FCE"/>
    <w:rsid w:val="00501FF4"/>
    <w:rsid w:val="00504D70"/>
    <w:rsid w:val="0050553E"/>
    <w:rsid w:val="00505F0B"/>
    <w:rsid w:val="005062AD"/>
    <w:rsid w:val="0050784D"/>
    <w:rsid w:val="00507A51"/>
    <w:rsid w:val="00510B3E"/>
    <w:rsid w:val="00511839"/>
    <w:rsid w:val="005133F9"/>
    <w:rsid w:val="005156D0"/>
    <w:rsid w:val="00515AE5"/>
    <w:rsid w:val="00517374"/>
    <w:rsid w:val="005218E3"/>
    <w:rsid w:val="0052329E"/>
    <w:rsid w:val="005233EC"/>
    <w:rsid w:val="00523EC5"/>
    <w:rsid w:val="00524B55"/>
    <w:rsid w:val="00530365"/>
    <w:rsid w:val="005304BF"/>
    <w:rsid w:val="00533360"/>
    <w:rsid w:val="0053608B"/>
    <w:rsid w:val="0054007D"/>
    <w:rsid w:val="00540CF9"/>
    <w:rsid w:val="00542E19"/>
    <w:rsid w:val="00544A24"/>
    <w:rsid w:val="00547B54"/>
    <w:rsid w:val="00551C20"/>
    <w:rsid w:val="0055312C"/>
    <w:rsid w:val="00553686"/>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5CD3"/>
    <w:rsid w:val="006171B5"/>
    <w:rsid w:val="00620D99"/>
    <w:rsid w:val="00626F0C"/>
    <w:rsid w:val="00630F1D"/>
    <w:rsid w:val="00631408"/>
    <w:rsid w:val="00634377"/>
    <w:rsid w:val="00634434"/>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2B4C"/>
    <w:rsid w:val="006C4D97"/>
    <w:rsid w:val="006C6476"/>
    <w:rsid w:val="006D0C5F"/>
    <w:rsid w:val="006D2CE8"/>
    <w:rsid w:val="006D3165"/>
    <w:rsid w:val="006E0C33"/>
    <w:rsid w:val="006E21C1"/>
    <w:rsid w:val="006E3709"/>
    <w:rsid w:val="006E4035"/>
    <w:rsid w:val="006E4272"/>
    <w:rsid w:val="006E6DA2"/>
    <w:rsid w:val="006E741E"/>
    <w:rsid w:val="006E79CA"/>
    <w:rsid w:val="006F055F"/>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2CE3"/>
    <w:rsid w:val="00742F01"/>
    <w:rsid w:val="007431BC"/>
    <w:rsid w:val="00744AA3"/>
    <w:rsid w:val="00745B9B"/>
    <w:rsid w:val="00746CC1"/>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90C7D"/>
    <w:rsid w:val="007957CF"/>
    <w:rsid w:val="00796B9F"/>
    <w:rsid w:val="007A06DA"/>
    <w:rsid w:val="007A2AF0"/>
    <w:rsid w:val="007A61CC"/>
    <w:rsid w:val="007A644A"/>
    <w:rsid w:val="007A795D"/>
    <w:rsid w:val="007B09D7"/>
    <w:rsid w:val="007B291E"/>
    <w:rsid w:val="007B3944"/>
    <w:rsid w:val="007B3E37"/>
    <w:rsid w:val="007B6361"/>
    <w:rsid w:val="007C2034"/>
    <w:rsid w:val="007C4D5B"/>
    <w:rsid w:val="007C4F5A"/>
    <w:rsid w:val="007C52CA"/>
    <w:rsid w:val="007C7EC1"/>
    <w:rsid w:val="007D0AE7"/>
    <w:rsid w:val="007D0DE2"/>
    <w:rsid w:val="007D2A34"/>
    <w:rsid w:val="007D2A60"/>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1C38"/>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735"/>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9FF"/>
    <w:rsid w:val="008C6A11"/>
    <w:rsid w:val="008C77A4"/>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4C8"/>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6F7A"/>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3F93"/>
    <w:rsid w:val="00B94EB7"/>
    <w:rsid w:val="00B9725F"/>
    <w:rsid w:val="00BA25DB"/>
    <w:rsid w:val="00BA4C44"/>
    <w:rsid w:val="00BA4CA3"/>
    <w:rsid w:val="00BA7471"/>
    <w:rsid w:val="00BA7B61"/>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71F9"/>
    <w:rsid w:val="00C07E61"/>
    <w:rsid w:val="00C106F2"/>
    <w:rsid w:val="00C11B10"/>
    <w:rsid w:val="00C12D6D"/>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1DC"/>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1FE8"/>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65BF2"/>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83F"/>
    <w:rsid w:val="00EC240C"/>
    <w:rsid w:val="00EC4D3A"/>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6093"/>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17CD"/>
    <w:rsid w:val="00FD49D0"/>
    <w:rsid w:val="00FD5583"/>
    <w:rsid w:val="00FD748B"/>
    <w:rsid w:val="00FE436C"/>
    <w:rsid w:val="00FE4DDC"/>
    <w:rsid w:val="00FE5874"/>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1347</TotalTime>
  <Pages>17</Pages>
  <Words>5543</Words>
  <Characters>31599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1213</cp:revision>
  <dcterms:created xsi:type="dcterms:W3CDTF">2021-06-14T18:06:00Z</dcterms:created>
  <dcterms:modified xsi:type="dcterms:W3CDTF">2021-08-14T22:46:00Z</dcterms:modified>
</cp:coreProperties>
</file>