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617EC0" w14:textId="2A80AD8F" w:rsidR="00FD49D0" w:rsidRDefault="00FD49D0" w:rsidP="004008D9">
      <w:pPr>
        <w:pStyle w:val="Heading1"/>
        <w:rPr>
          <w:b w:val="0"/>
          <w:bCs w:val="0"/>
        </w:rPr>
      </w:pPr>
      <w:r>
        <w:t xml:space="preserve">Title: </w:t>
      </w:r>
      <w:ins w:id="0" w:author="Renata M. Diaz" w:date="2021-08-19T13:45:00Z">
        <w:r w:rsidR="003E4E9F">
          <w:rPr>
            <w:b w:val="0"/>
            <w:bCs w:val="0"/>
          </w:rPr>
          <w:t>Energetic compensation breaks down over time in a desert rodent community</w:t>
        </w:r>
      </w:ins>
      <w:del w:id="1" w:author="Renata M. Diaz" w:date="2021-08-19T13:10:00Z">
        <w:r w:rsidDel="00663210">
          <w:rPr>
            <w:b w:val="0"/>
            <w:bCs w:val="0"/>
          </w:rPr>
          <w:delText>Energetic compensation breaks down over time in a desert rodent community</w:delText>
        </w:r>
      </w:del>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 xml:space="preserve">This submission is posted as a preprint on </w:t>
      </w:r>
      <w:proofErr w:type="spellStart"/>
      <w:r w:rsidR="009C4A92">
        <w:t>bioRxiv</w:t>
      </w:r>
      <w:proofErr w:type="spellEnd"/>
      <w:r w:rsidR="009C4A92">
        <w:t xml:space="preserve"> at [</w:t>
      </w:r>
      <w:proofErr w:type="spellStart"/>
      <w:r w:rsidR="009C4A92">
        <w:t>bioRxiv</w:t>
      </w:r>
      <w:proofErr w:type="spellEnd"/>
      <w:r w:rsidR="009C4A92">
        <w:t>].</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 xml:space="preserve">All data and code to reproduce these analyses are archived on </w:t>
      </w:r>
      <w:proofErr w:type="spellStart"/>
      <w:r>
        <w:t>Zenodo</w:t>
      </w:r>
      <w:proofErr w:type="spellEnd"/>
      <w:r>
        <w:t xml:space="preserve"> at [</w:t>
      </w:r>
      <w:proofErr w:type="spellStart"/>
      <w:r>
        <w:t>Zenodo</w:t>
      </w:r>
      <w:proofErr w:type="spellEnd"/>
      <w:r>
        <w:t>].</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2825FCBF" w:rsidR="009C4A92" w:rsidRDefault="008D23B8" w:rsidP="008D23B8">
      <w:pPr>
        <w:pStyle w:val="Heading1"/>
        <w:rPr>
          <w:ins w:id="2" w:author="Renata M. Diaz" w:date="2021-08-19T13:11:00Z"/>
        </w:rPr>
      </w:pPr>
      <w:r>
        <w:lastRenderedPageBreak/>
        <w:t>Abstract</w:t>
      </w:r>
      <w:r w:rsidR="00A445EE">
        <w:t xml:space="preserve"> </w:t>
      </w:r>
    </w:p>
    <w:p w14:paraId="545DF39E" w14:textId="4F69028D" w:rsidR="00AB475F" w:rsidRPr="0015525D" w:rsidRDefault="0015525D" w:rsidP="00AB475F">
      <w:pPr>
        <w:pPrChange w:id="3" w:author="Renata M. Diaz" w:date="2021-08-19T13:11:00Z">
          <w:pPr>
            <w:pStyle w:val="Heading1"/>
          </w:pPr>
        </w:pPrChange>
      </w:pPr>
      <w:ins w:id="4" w:author="Renata M. Diaz" w:date="2021-08-19T13:45:00Z">
        <w:r w:rsidRPr="0015525D">
          <w:t>Understanding the ecological processes that may maintain community-level properties in the face of species loss, and how these processes change over time, is key to understanding the relationship between community structure and function and predicting how communities may respond to perturbations in the Anthropocene. Using a 30-year experiment on desert rodents, we show that the impact of species loss on community-level energy use has changed dramatically over time, through the combined effects of shifting baseline community composition and fluctuations in energetic compensation. Although strong energetic compensation, initially driven by the dispersal of functionally complementary species to the local community, occurred in this system from 1996-2010, since 2010, energetic compensation has broken down due to decreasing functional overlap within the same set of species. Over the course of the experiment, changes in sitewide community composition have decoupled the dynamics of energetic compensation from the overall impact of species loss on community-level energy use. These results highlight the importance of explicitly long-term, metacommunity, and eco-evolutionary perspectives on compensatory dynamics, zero-sum constraints, and the link between species-level fluctuations and community function in a changing world.</w:t>
        </w:r>
      </w:ins>
    </w:p>
    <w:p w14:paraId="5A9C543C" w14:textId="56129B0C" w:rsidR="008D23B8" w:rsidRPr="005E4AA9" w:rsidDel="00663210" w:rsidRDefault="00295826" w:rsidP="008D23B8">
      <w:pPr>
        <w:rPr>
          <w:del w:id="5" w:author="Renata M. Diaz" w:date="2021-08-19T13:10:00Z"/>
        </w:rPr>
      </w:pPr>
      <w:del w:id="6" w:author="Renata M. Diaz" w:date="2021-08-18T22:28:00Z">
        <w:r w:rsidDel="00D37D04">
          <w:delText>E</w:delText>
        </w:r>
        <w:r w:rsidR="005E4AA9" w:rsidDel="00D37D04">
          <w:delText xml:space="preserve">nergetic compensation can occur </w:delText>
        </w:r>
        <w:r w:rsidDel="00D37D04">
          <w:delText xml:space="preserve">in a community </w:delText>
        </w:r>
        <w:r w:rsidR="005E4AA9" w:rsidDel="00D37D04">
          <w:delText>when declines in abundance from some species are offset by compensatory gains in others such that community-level metabolic flux is maintained, consistent with a zero-sum competitive dynamic. For energetic compensation to occur in niche structured communities, species must overlap in both their resource use and their match to broader biotic and abiotic conditions.</w:delText>
        </w:r>
      </w:del>
      <w:del w:id="7" w:author="Renata M. Diaz" w:date="2021-08-18T22:30:00Z">
        <w:r w:rsidR="005E4AA9" w:rsidDel="00D37D04">
          <w:delText xml:space="preserve"> </w:delText>
        </w:r>
      </w:del>
      <w:del w:id="8" w:author="Renata M. Diaz" w:date="2021-08-18T22:44:00Z">
        <w:r w:rsidR="005E4AA9" w:rsidDel="00A257EB">
          <w:delText xml:space="preserve">Over time, </w:delText>
        </w:r>
      </w:del>
      <w:del w:id="9" w:author="Renata M. Diaz" w:date="2021-08-18T22:40:00Z">
        <w:r w:rsidR="005E4AA9" w:rsidDel="00A257EB">
          <w:delText>shifting conditions may</w:delText>
        </w:r>
      </w:del>
      <w:del w:id="10" w:author="Renata M. Diaz" w:date="2021-08-18T22:44:00Z">
        <w:r w:rsidR="005E4AA9" w:rsidDel="00A257EB">
          <w:delText xml:space="preserve"> modulate the degree of functional overlap between species and cause energetic compensation to shift or break down, even within a consistent set of species. </w:delText>
        </w:r>
      </w:del>
      <w:del w:id="11" w:author="Renata M. Diaz" w:date="2021-08-19T13:10:00Z">
        <w:r w:rsidR="00553686" w:rsidDel="00663210">
          <w:delText xml:space="preserve">Using a </w:delText>
        </w:r>
      </w:del>
      <w:del w:id="12" w:author="Renata M. Diaz" w:date="2021-08-18T22:44:00Z">
        <w:r w:rsidR="00553686" w:rsidDel="00A257EB">
          <w:delText>40</w:delText>
        </w:r>
      </w:del>
      <w:del w:id="13" w:author="Renata M. Diaz" w:date="2021-08-19T13:10:00Z">
        <w:r w:rsidR="00553686" w:rsidDel="00663210">
          <w:delText xml:space="preserve">-year manipulative experiment on </w:delText>
        </w:r>
      </w:del>
      <w:del w:id="14" w:author="Renata M. Diaz" w:date="2021-08-18T22:51:00Z">
        <w:r w:rsidR="00553686" w:rsidDel="006416F7">
          <w:delText xml:space="preserve">competition in </w:delText>
        </w:r>
      </w:del>
      <w:del w:id="15" w:author="Renata M. Diaz" w:date="2021-08-19T13:10:00Z">
        <w:r w:rsidR="00553686" w:rsidDel="00663210">
          <w:delText xml:space="preserve">desert rodents, we </w:delText>
        </w:r>
      </w:del>
      <w:del w:id="16" w:author="Renata M. Diaz" w:date="2021-08-18T22:45:00Z">
        <w:r w:rsidR="00553686" w:rsidDel="0060075A">
          <w:delText xml:space="preserve">explored how changing environmental conditions and associated changes in rodent community composition </w:delText>
        </w:r>
      </w:del>
      <w:del w:id="17" w:author="Renata M. Diaz" w:date="2021-08-19T13:10:00Z">
        <w:r w:rsidR="00553686" w:rsidDel="00663210">
          <w:delText xml:space="preserve">have </w:delText>
        </w:r>
      </w:del>
      <w:del w:id="18" w:author="Renata M. Diaz" w:date="2021-08-18T22:49:00Z">
        <w:r w:rsidR="00553686" w:rsidDel="004E0BCB">
          <w:delText>affected energetic compensation</w:delText>
        </w:r>
      </w:del>
      <w:del w:id="19" w:author="Renata M. Diaz" w:date="2021-08-18T22:53:00Z">
        <w:r w:rsidR="00553686" w:rsidDel="00B12CFA">
          <w:delText>.</w:delText>
        </w:r>
      </w:del>
      <w:del w:id="20" w:author="Renata M. Diaz" w:date="2021-08-19T13:10:00Z">
        <w:r w:rsidR="00553686" w:rsidDel="00663210">
          <w:delText xml:space="preserve"> </w:delText>
        </w:r>
      </w:del>
      <w:del w:id="21" w:author="Renata M. Diaz" w:date="2021-08-18T22:53:00Z">
        <w:r w:rsidR="00553686" w:rsidDel="0069569A">
          <w:delText xml:space="preserve">We find that, while this system has displayed strong energetic compensation in the past, energetic compensation has broken down following a drought and community reorganization event in 2010. </w:delText>
        </w:r>
        <w:r w:rsidR="00894735" w:rsidDel="0069569A">
          <w:delText>These results</w:delText>
        </w:r>
        <w:r w:rsidR="00553686" w:rsidDel="0069569A">
          <w:delText xml:space="preserve"> demonstrate that energetic compensation </w:delText>
        </w:r>
        <w:r w:rsidR="00894735" w:rsidDel="0069569A">
          <w:delText xml:space="preserve">is a </w:delText>
        </w:r>
        <w:r w:rsidR="00510B3E" w:rsidDel="0069569A">
          <w:delText>shifting, contingent</w:delText>
        </w:r>
        <w:r w:rsidR="00894735" w:rsidDel="0069569A">
          <w:delText xml:space="preserve"> phenomenon</w:delText>
        </w:r>
        <w:r w:rsidR="003B528F" w:rsidDel="0069569A">
          <w:delText xml:space="preserve"> that depends </w:delText>
        </w:r>
        <w:r w:rsidR="00894735" w:rsidDel="0069569A">
          <w:delText>strongly on metacommunity</w:delText>
        </w:r>
        <w:r w:rsidR="004D69A0" w:rsidDel="0069569A">
          <w:delText xml:space="preserve"> </w:delText>
        </w:r>
        <w:r w:rsidR="003667EE" w:rsidDel="0069569A">
          <w:delText>effects</w:delText>
        </w:r>
        <w:r w:rsidR="00894735" w:rsidDel="0069569A">
          <w:delText xml:space="preserve">, including niche tracking, dispersal, and species pool </w:delText>
        </w:r>
        <w:r w:rsidR="003667EE" w:rsidDel="0069569A">
          <w:delText>constraints</w:delText>
        </w:r>
        <w:r w:rsidR="004D69A0" w:rsidDel="0069569A">
          <w:delText>.</w:delText>
        </w:r>
        <w:r w:rsidR="00894735" w:rsidDel="0069569A">
          <w:delText xml:space="preserve"> </w:delText>
        </w:r>
        <w:r w:rsidR="004D69A0" w:rsidDel="0069569A">
          <w:delText>Z</w:delText>
        </w:r>
        <w:r w:rsidR="00894735" w:rsidDel="0069569A">
          <w:delText>ero-sum compensatory dynamics</w:delText>
        </w:r>
        <w:r w:rsidR="00FC47A0" w:rsidDel="0069569A">
          <w:delText>, and the maintenance of assemblage-level function despite species’ declines,</w:delText>
        </w:r>
        <w:r w:rsidR="00894735" w:rsidDel="0069569A">
          <w:delText xml:space="preserve"> may therefore manifest over long timescales, driven by metacommunity and even macroevolutionary </w:delText>
        </w:r>
        <w:r w:rsidR="006F055F" w:rsidDel="0069569A">
          <w:delText>processes.</w:delText>
        </w:r>
        <w:r w:rsidR="00894735" w:rsidDel="0069569A">
          <w:delText xml:space="preserve"> </w:delText>
        </w:r>
      </w:del>
    </w:p>
    <w:p w14:paraId="1E0F3BE8" w14:textId="652E45E4"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 xml:space="preserve">functional complementarity, dispersal </w:t>
      </w:r>
      <w:del w:id="22" w:author="Renata M. Diaz" w:date="2021-08-19T13:45:00Z">
        <w:r w:rsidR="00881D77" w:rsidDel="0015525D">
          <w:rPr>
            <w:b w:val="0"/>
            <w:bCs w:val="0"/>
          </w:rPr>
          <w:delText>limitation</w:delText>
        </w:r>
      </w:del>
      <w:ins w:id="23" w:author="Renata M. Diaz" w:date="2021-08-19T13:45:00Z">
        <w:r w:rsidR="0015525D">
          <w:rPr>
            <w:b w:val="0"/>
            <w:bCs w:val="0"/>
          </w:rPr>
          <w:t>insufficiency</w:t>
        </w:r>
      </w:ins>
    </w:p>
    <w:p w14:paraId="04B6A2EF" w14:textId="1A0E3242"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60C204BC" w:rsidR="00884E0D" w:rsidDel="009617F6" w:rsidRDefault="00753B61" w:rsidP="009617F6">
      <w:pPr>
        <w:ind w:firstLine="720"/>
        <w:rPr>
          <w:del w:id="24" w:author="Renata M. Diaz" w:date="2021-08-14T17:34:00Z"/>
        </w:rPr>
      </w:pPr>
      <w:ins w:id="25" w:author="Renata M. Diaz" w:date="2021-08-14T17:01:00Z">
        <w:r>
          <w:t xml:space="preserve">Determining the </w:t>
        </w:r>
      </w:ins>
      <w:ins w:id="26" w:author="Renata M. Diaz" w:date="2021-08-18T11:11:00Z">
        <w:r w:rsidR="003D228D">
          <w:t>extent to which c</w:t>
        </w:r>
      </w:ins>
      <w:ins w:id="27" w:author="Renata M. Diaz" w:date="2021-08-14T17:01:00Z">
        <w:r>
          <w:t xml:space="preserve">ommunity-level properties are </w:t>
        </w:r>
      </w:ins>
      <w:ins w:id="28" w:author="Renata M. Diaz" w:date="2021-08-18T11:10:00Z">
        <w:r w:rsidR="009905CE">
          <w:t>affected</w:t>
        </w:r>
      </w:ins>
      <w:ins w:id="29" w:author="Renata M. Diaz" w:date="2021-08-14T17:01:00Z">
        <w:r>
          <w:t xml:space="preserve"> </w:t>
        </w:r>
      </w:ins>
      <w:ins w:id="30" w:author="Renata M. Diaz" w:date="2021-08-18T11:11:00Z">
        <w:r w:rsidR="003D228D">
          <w:t>by</w:t>
        </w:r>
      </w:ins>
      <w:ins w:id="31" w:author="Renata M. Diaz" w:date="2021-08-14T17:01:00Z">
        <w:r>
          <w:t xml:space="preserve"> </w:t>
        </w:r>
      </w:ins>
      <w:ins w:id="32" w:author="Renata M. Diaz" w:date="2021-08-18T11:11:00Z">
        <w:r w:rsidR="001237C6">
          <w:t>changes to species</w:t>
        </w:r>
      </w:ins>
      <w:ins w:id="33" w:author="Renata M. Diaz" w:date="2021-08-14T17:01:00Z">
        <w:r>
          <w:t xml:space="preserve"> composition, and how </w:t>
        </w:r>
        <w:proofErr w:type="gramStart"/>
        <w:r>
          <w:t>th</w:t>
        </w:r>
      </w:ins>
      <w:ins w:id="34" w:author="Renata M. Diaz" w:date="2021-08-18T11:12:00Z">
        <w:r w:rsidR="00294504">
          <w:t xml:space="preserve">is </w:t>
        </w:r>
      </w:ins>
      <w:ins w:id="35" w:author="Renata M. Diaz" w:date="2021-08-14T17:01:00Z">
        <w:r>
          <w:t>changes</w:t>
        </w:r>
        <w:proofErr w:type="gramEnd"/>
        <w:r>
          <w:t xml:space="preserve"> over time, is key for understanding how communities are structured and how community function may respond to future perturbations</w:t>
        </w:r>
      </w:ins>
      <w:ins w:id="36" w:author="Renata M. Diaz" w:date="2021-08-18T21:40:00Z">
        <w:r w:rsidR="006E55BC">
          <w:t xml:space="preserve"> (</w:t>
        </w:r>
      </w:ins>
      <w:ins w:id="37" w:author="Renata M. Diaz" w:date="2021-08-18T21:41:00Z">
        <w:r w:rsidR="006E55BC">
          <w:t xml:space="preserve">Gonzalez and </w:t>
        </w:r>
        <w:proofErr w:type="spellStart"/>
        <w:r w:rsidR="006E55BC">
          <w:t>Loreau</w:t>
        </w:r>
        <w:proofErr w:type="spellEnd"/>
        <w:r w:rsidR="006E55BC">
          <w:t xml:space="preserve"> 2009</w:t>
        </w:r>
      </w:ins>
      <w:ins w:id="38" w:author="Renata M. Diaz" w:date="2021-08-18T21:42:00Z">
        <w:r w:rsidR="006E55BC">
          <w:t>)</w:t>
        </w:r>
      </w:ins>
      <w:ins w:id="39" w:author="Renata M. Diaz" w:date="2021-08-14T17:01:00Z">
        <w:r>
          <w:t xml:space="preserve">. For communities of consumers with a shared resource base, the total metabolic flux (‘total energy use’, </w:t>
        </w:r>
      </w:ins>
      <w:proofErr w:type="spellStart"/>
      <w:ins w:id="40" w:author="Renata M. Diaz" w:date="2021-08-18T11:11:00Z">
        <w:r w:rsidR="003D228D">
          <w:rPr>
            <w:i/>
            <w:iCs/>
          </w:rPr>
          <w:t>Etot</w:t>
        </w:r>
      </w:ins>
      <w:proofErr w:type="spellEnd"/>
      <w:ins w:id="41" w:author="Renata M. Diaz" w:date="2021-08-14T17:01:00Z">
        <w:r>
          <w:t xml:space="preserve">) of a community reflects the total amount of resources being </w:t>
        </w:r>
      </w:ins>
      <w:ins w:id="42" w:author="Renata M. Diaz" w:date="2021-08-18T21:15:00Z">
        <w:r w:rsidR="00F45DB8">
          <w:t>processed</w:t>
        </w:r>
      </w:ins>
      <w:ins w:id="43" w:author="Renata M. Diaz" w:date="2021-08-14T17:01:00Z">
        <w:r>
          <w:t xml:space="preserve"> by that </w:t>
        </w:r>
        <w:proofErr w:type="gramStart"/>
        <w:r>
          <w:t>assemblage, and</w:t>
        </w:r>
        <w:proofErr w:type="gramEnd"/>
        <w:r>
          <w:t xml:space="preserve"> is an important metric of community function</w:t>
        </w:r>
      </w:ins>
      <w:ins w:id="44" w:author="Renata M. Diaz" w:date="2021-08-14T17:15:00Z">
        <w:r w:rsidR="00217240">
          <w:t xml:space="preserve"> (</w:t>
        </w:r>
      </w:ins>
      <w:ins w:id="45" w:author="Renata M. Diaz" w:date="2021-08-18T21:32:00Z">
        <w:r w:rsidR="003401F5">
          <w:t>Lawton 1994</w:t>
        </w:r>
      </w:ins>
      <w:ins w:id="46" w:author="Renata M. Diaz" w:date="2021-08-14T17:15:00Z">
        <w:r w:rsidR="00217240">
          <w:t>)</w:t>
        </w:r>
      </w:ins>
      <w:ins w:id="47" w:author="Renata M. Diaz" w:date="2021-08-14T17:01:00Z">
        <w:r>
          <w:t>. The extent to which</w:t>
        </w:r>
      </w:ins>
      <w:ins w:id="48" w:author="Diaz,Renata M" w:date="2021-08-16T09:23:00Z">
        <w:r w:rsidR="00A458B4">
          <w:t xml:space="preserve"> a community</w:t>
        </w:r>
      </w:ins>
      <w:ins w:id="49" w:author="Diaz,Renata M" w:date="2021-08-16T09:24:00Z">
        <w:r w:rsidR="00A458B4">
          <w:t>’s</w:t>
        </w:r>
      </w:ins>
      <w:ins w:id="50" w:author="Renata M. Diaz" w:date="2021-08-14T17:01:00Z">
        <w:r>
          <w:t xml:space="preserve"> </w:t>
        </w:r>
      </w:ins>
      <w:proofErr w:type="spellStart"/>
      <w:ins w:id="51" w:author="Renata M. Diaz" w:date="2021-08-18T11:11:00Z">
        <w:r w:rsidR="003D228D">
          <w:rPr>
            <w:i/>
            <w:iCs/>
          </w:rPr>
          <w:t>Etot</w:t>
        </w:r>
      </w:ins>
      <w:proofErr w:type="spellEnd"/>
      <w:ins w:id="52" w:author="Renata M. Diaz" w:date="2021-08-14T17:02:00Z">
        <w:r>
          <w:rPr>
            <w:i/>
            <w:iCs/>
            <w:vertAlign w:val="subscript"/>
          </w:rPr>
          <w:t xml:space="preserve"> </w:t>
        </w:r>
        <w:r>
          <w:t xml:space="preserve">is robust to changing species composition, and specifically declines </w:t>
        </w:r>
      </w:ins>
      <w:ins w:id="53" w:author="Renata M. Diaz" w:date="2021-08-14T17:03:00Z">
        <w:r>
          <w:t>or losses of particular species</w:t>
        </w:r>
      </w:ins>
      <w:ins w:id="54" w:author="Renata M. Diaz" w:date="2021-08-14T17:02:00Z">
        <w:r>
          <w:t xml:space="preserve">, depends on both the </w:t>
        </w:r>
        <w:del w:id="55" w:author="Diaz,Renata M" w:date="2021-08-16T09:23:00Z">
          <w:r w:rsidDel="00A458B4">
            <w:delText>proportion of</w:delText>
          </w:r>
        </w:del>
      </w:ins>
      <w:ins w:id="56" w:author="Renata M. Diaz" w:date="2021-08-14T17:03:00Z">
        <w:del w:id="57" w:author="Diaz,Renata M" w:date="2021-08-16T09:23:00Z">
          <w:r w:rsidDel="00A458B4">
            <w:delText xml:space="preserve"> </w:delText>
          </w:r>
          <w:r w:rsidDel="00A458B4">
            <w:rPr>
              <w:i/>
              <w:iCs/>
            </w:rPr>
            <w:delText>E</w:delText>
          </w:r>
          <w:r w:rsidDel="00A458B4">
            <w:rPr>
              <w:i/>
              <w:iCs/>
              <w:vertAlign w:val="subscript"/>
            </w:rPr>
            <w:delText>tot</w:delText>
          </w:r>
        </w:del>
      </w:ins>
      <w:ins w:id="58" w:author="Renata M. Diaz" w:date="2021-08-14T17:01:00Z">
        <w:del w:id="59" w:author="Diaz,Renata M" w:date="2021-08-16T09:23:00Z">
          <w:r w:rsidDel="00A458B4">
            <w:delText xml:space="preserve"> </w:delText>
          </w:r>
        </w:del>
      </w:ins>
      <w:ins w:id="60" w:author="Renata M. Diaz" w:date="2021-08-14T17:03:00Z">
        <w:del w:id="61" w:author="Diaz,Renata M" w:date="2021-08-16T09:21:00Z">
          <w:r w:rsidDel="00A458B4">
            <w:delText>accounted for by the species that are lost</w:delText>
          </w:r>
        </w:del>
      </w:ins>
      <w:ins w:id="62" w:author="Diaz,Renata M" w:date="2021-08-16T09:23:00Z">
        <w:r w:rsidR="00A458B4">
          <w:t>initial composition of the community</w:t>
        </w:r>
      </w:ins>
      <w:ins w:id="63" w:author="Renata M. Diaz" w:date="2021-08-14T17:03:00Z">
        <w:r>
          <w:t xml:space="preserve">, and on </w:t>
        </w:r>
        <w:del w:id="64" w:author="Diaz,Renata M" w:date="2021-08-16T09:24:00Z">
          <w:r w:rsidDel="00A458B4">
            <w:delText xml:space="preserve">the </w:delText>
          </w:r>
        </w:del>
      </w:ins>
      <w:ins w:id="65" w:author="Renata M. Diaz" w:date="2021-08-14T17:04:00Z">
        <w:del w:id="66" w:author="Diaz,Renata M" w:date="2021-08-16T09:23:00Z">
          <w:r w:rsidDel="00A458B4">
            <w:delText>proportion of that l</w:delText>
          </w:r>
        </w:del>
      </w:ins>
      <w:ins w:id="67" w:author="Renata M. Diaz" w:date="2021-08-14T17:05:00Z">
        <w:del w:id="68" w:author="Diaz,Renata M" w:date="2021-08-16T09:23:00Z">
          <w:r w:rsidDel="00A458B4">
            <w:delText xml:space="preserve">ost energy that is </w:delText>
          </w:r>
        </w:del>
      </w:ins>
      <w:ins w:id="69" w:author="Renata M. Diaz" w:date="2021-08-14T17:56:00Z">
        <w:del w:id="70" w:author="Diaz,Renata M" w:date="2021-08-16T09:23:00Z">
          <w:r w:rsidR="000C78D1" w:rsidDel="00A458B4">
            <w:delText xml:space="preserve">offset </w:delText>
          </w:r>
        </w:del>
      </w:ins>
      <w:ins w:id="71" w:author="Renata M. Diaz" w:date="2021-08-14T17:57:00Z">
        <w:del w:id="72" w:author="Diaz,Renata M" w:date="2021-08-16T09:23:00Z">
          <w:r w:rsidR="000C78D1" w:rsidDel="00A458B4">
            <w:delText>through</w:delText>
          </w:r>
        </w:del>
        <w:del w:id="73" w:author="Diaz,Renata M" w:date="2021-08-16T09:24:00Z">
          <w:r w:rsidR="000C78D1" w:rsidDel="00A458B4">
            <w:delText xml:space="preserve"> compensation</w:delText>
          </w:r>
        </w:del>
      </w:ins>
      <w:ins w:id="74" w:author="Diaz,Renata M" w:date="2021-08-16T09:24:00Z">
        <w:r w:rsidR="00A458B4">
          <w:t>the potential for compensation from the species that remain</w:t>
        </w:r>
      </w:ins>
      <w:ins w:id="75" w:author="Renata M. Diaz" w:date="2021-08-14T17:57:00Z">
        <w:r w:rsidR="000C78D1">
          <w:t xml:space="preserve">. </w:t>
        </w:r>
      </w:ins>
      <w:ins w:id="76" w:author="Renata M. Diaz" w:date="2021-08-15T09:10:00Z">
        <w:r w:rsidR="00FF00DF">
          <w:t>Species loss</w:t>
        </w:r>
      </w:ins>
      <w:ins w:id="77" w:author="Diaz,Renata M" w:date="2021-08-16T09:20:00Z">
        <w:r w:rsidR="00A458B4">
          <w:t xml:space="preserve"> </w:t>
        </w:r>
        <w:del w:id="78" w:author="Renata M. Diaz" w:date="2021-08-18T11:07:00Z">
          <w:r w:rsidR="00A458B4" w:rsidDel="00A102DA">
            <w:delText>can</w:delText>
          </w:r>
        </w:del>
      </w:ins>
      <w:ins w:id="79" w:author="Renata M. Diaz" w:date="2021-08-15T09:10:00Z">
        <w:del w:id="80" w:author="Diaz,Renata M" w:date="2021-08-16T09:20:00Z">
          <w:r w:rsidR="00FF00DF" w:rsidDel="00A458B4">
            <w:delText>affects</w:delText>
          </w:r>
        </w:del>
      </w:ins>
      <w:ins w:id="81" w:author="Diaz,Renata M" w:date="2021-08-16T09:20:00Z">
        <w:r w:rsidR="00A458B4">
          <w:t>affect</w:t>
        </w:r>
      </w:ins>
      <w:ins w:id="82" w:author="Renata M. Diaz" w:date="2021-08-18T11:07:00Z">
        <w:r w:rsidR="00A102DA">
          <w:t>s</w:t>
        </w:r>
      </w:ins>
      <w:ins w:id="83" w:author="Renata M. Diaz" w:date="2021-08-15T09:10:00Z">
        <w:r w:rsidR="00FF00DF">
          <w:t xml:space="preserve"> </w:t>
        </w:r>
      </w:ins>
      <w:proofErr w:type="spellStart"/>
      <w:ins w:id="84" w:author="Renata M. Diaz" w:date="2021-08-18T11:11:00Z">
        <w:r w:rsidR="003D228D">
          <w:rPr>
            <w:i/>
            <w:iCs/>
          </w:rPr>
          <w:t>Etot</w:t>
        </w:r>
      </w:ins>
      <w:proofErr w:type="spellEnd"/>
      <w:ins w:id="85" w:author="Renata M. Diaz" w:date="2021-08-15T09:10:00Z">
        <w:r w:rsidR="00FF00DF">
          <w:rPr>
            <w:i/>
            <w:iCs/>
          </w:rPr>
          <w:t xml:space="preserve"> </w:t>
        </w:r>
        <w:r w:rsidR="00FF00DF">
          <w:t xml:space="preserve">directly through the loss of </w:t>
        </w:r>
      </w:ins>
      <w:ins w:id="86" w:author="Renata M. Diaz" w:date="2021-08-15T09:11:00Z">
        <w:r w:rsidR="00FF00DF">
          <w:t xml:space="preserve">the energy use </w:t>
        </w:r>
        <w:del w:id="87" w:author="Diaz,Renata M" w:date="2021-08-16T09:22:00Z">
          <w:r w:rsidR="00FF00DF" w:rsidDel="00A458B4">
            <w:delText>accounted for</w:delText>
          </w:r>
        </w:del>
      </w:ins>
      <w:ins w:id="88" w:author="Diaz,Renata M" w:date="2021-08-16T09:24:00Z">
        <w:r w:rsidR="00A458B4">
          <w:t>accounted for</w:t>
        </w:r>
      </w:ins>
      <w:ins w:id="89" w:author="Renata M. Diaz" w:date="2021-08-15T09:11:00Z">
        <w:r w:rsidR="00FF00DF">
          <w:t xml:space="preserve"> by the species that are lost. However, </w:t>
        </w:r>
      </w:ins>
      <w:del w:id="90" w:author="Renata M. Diaz" w:date="2021-08-14T17:01:00Z">
        <w:r w:rsidR="00B7712D" w:rsidDel="00753B61">
          <w:delTex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w:delText>
        </w:r>
      </w:del>
      <w:del w:id="91" w:author="Renata M. Diaz" w:date="2021-08-14T17:10:00Z">
        <w:r w:rsidR="00B7712D" w:rsidDel="00753B61">
          <w:delText xml:space="preserve">energetic compensation can occur when declines in resource use – measured </w:delText>
        </w:r>
        <w:r w:rsidR="00E83568" w:rsidDel="00753B61">
          <w:delText xml:space="preserve">as </w:delText>
        </w:r>
        <w:r w:rsidR="00B7712D" w:rsidDel="00753B61">
          <w:delText xml:space="preserve">metabolic flux, or </w:delText>
        </w:r>
        <w:r w:rsidR="00E83568" w:rsidDel="00753B61">
          <w:delText>“</w:delText>
        </w:r>
        <w:r w:rsidR="00B7712D" w:rsidDel="00753B61">
          <w:delText>energy use</w:delText>
        </w:r>
        <w:r w:rsidR="00E83568" w:rsidDel="00753B61">
          <w:delText>”</w:delText>
        </w:r>
        <w:r w:rsidR="00B7712D" w:rsidDel="00753B61">
          <w:delText xml:space="preserve"> – from some species are offset by compensatory gains from others</w:delText>
        </w:r>
        <w:r w:rsidR="00402F16" w:rsidDel="00753B61">
          <w:delText xml:space="preserve"> (Ernest and Brown 2001; Ernest et al. 2009)</w:delText>
        </w:r>
      </w:del>
      <w:del w:id="92" w:author="Renata M. Diaz" w:date="2021-08-14T17:39:00Z">
        <w:r w:rsidR="00B7712D" w:rsidDel="009617F6">
          <w:delText xml:space="preserve">. </w:delText>
        </w:r>
      </w:del>
      <w:ins w:id="93" w:author="Renata M. Diaz" w:date="2021-08-15T09:11:00Z">
        <w:r w:rsidR="00FF00DF">
          <w:t>i</w:t>
        </w:r>
      </w:ins>
      <w:ins w:id="94" w:author="Renata M. Diaz" w:date="2021-08-14T17:52:00Z">
        <w:r w:rsidR="001E370A">
          <w:t xml:space="preserve">f the remaining species in a community are </w:t>
        </w:r>
      </w:ins>
      <w:ins w:id="95" w:author="Diaz,Renata M" w:date="2021-08-16T09:24:00Z">
        <w:r w:rsidR="00A458B4">
          <w:t xml:space="preserve">sufficiently </w:t>
        </w:r>
      </w:ins>
      <w:ins w:id="96" w:author="Renata M. Diaz" w:date="2021-08-14T17:52:00Z">
        <w:r w:rsidR="001E370A">
          <w:t xml:space="preserve">similar to </w:t>
        </w:r>
        <w:del w:id="97" w:author="Diaz,Renata M" w:date="2021-08-16T09:22:00Z">
          <w:r w:rsidR="001E370A" w:rsidDel="00A458B4">
            <w:delText>the species that are los</w:delText>
          </w:r>
        </w:del>
      </w:ins>
      <w:ins w:id="98" w:author="Diaz,Renata M" w:date="2021-08-16T09:22:00Z">
        <w:r w:rsidR="00A458B4">
          <w:t>the los</w:t>
        </w:r>
      </w:ins>
      <w:ins w:id="99" w:author="Renata M. Diaz" w:date="2021-08-14T17:52:00Z">
        <w:r w:rsidR="001E370A">
          <w:t>t</w:t>
        </w:r>
      </w:ins>
      <w:ins w:id="100" w:author="Diaz,Renata M" w:date="2021-08-16T09:22:00Z">
        <w:r w:rsidR="00A458B4">
          <w:t xml:space="preserve"> </w:t>
        </w:r>
      </w:ins>
      <w:ins w:id="101" w:author="Diaz,Renata M" w:date="2021-08-16T09:25:00Z">
        <w:r w:rsidR="00A458B4">
          <w:t>species,</w:t>
        </w:r>
      </w:ins>
      <w:ins w:id="102" w:author="Renata M. Diaz" w:date="2021-08-14T17:52:00Z">
        <w:del w:id="103" w:author="Diaz,Renata M" w:date="2021-08-16T09:25:00Z">
          <w:r w:rsidR="001E370A" w:rsidDel="00A458B4">
            <w:delText xml:space="preserve"> – in terms of both their resource use traits and their broader environmental tolerances –</w:delText>
          </w:r>
        </w:del>
        <w:r w:rsidR="001E370A">
          <w:t xml:space="preserve"> the</w:t>
        </w:r>
      </w:ins>
      <w:ins w:id="104" w:author="Diaz,Renata M" w:date="2021-08-16T09:25:00Z">
        <w:r w:rsidR="00A458B4">
          <w:t>se</w:t>
        </w:r>
      </w:ins>
      <w:ins w:id="105" w:author="Renata M. Diaz" w:date="2021-08-14T17:52:00Z">
        <w:r w:rsidR="001E370A">
          <w:t xml:space="preserve"> remaining species may be able to exploit </w:t>
        </w:r>
      </w:ins>
      <w:ins w:id="106" w:author="Renata M. Diaz" w:date="2021-08-14T17:56:00Z">
        <w:r w:rsidR="000C78D1">
          <w:t xml:space="preserve">a large proportion of </w:t>
        </w:r>
      </w:ins>
      <w:ins w:id="107" w:author="Renata M. Diaz" w:date="2021-08-14T17:52:00Z">
        <w:r w:rsidR="001E370A">
          <w:t xml:space="preserve">the resources </w:t>
        </w:r>
      </w:ins>
      <w:ins w:id="108" w:author="Renata M. Diaz" w:date="2021-08-15T09:12:00Z">
        <w:r w:rsidR="00FF00DF">
          <w:t>originally used by the species that were lost</w:t>
        </w:r>
      </w:ins>
      <w:ins w:id="109" w:author="Diaz,Renata M" w:date="2021-08-16T09:24:00Z">
        <w:r w:rsidR="00A458B4">
          <w:t>,</w:t>
        </w:r>
      </w:ins>
      <w:ins w:id="110" w:author="Renata M. Diaz" w:date="2021-08-15T09:12:00Z">
        <w:r w:rsidR="00FF00DF">
          <w:t xml:space="preserve"> </w:t>
        </w:r>
      </w:ins>
      <w:ins w:id="111" w:author="Renata M. Diaz" w:date="2021-08-15T09:11:00Z">
        <w:r w:rsidR="00FF00DF">
          <w:t xml:space="preserve">and offset the decline in </w:t>
        </w:r>
      </w:ins>
      <w:proofErr w:type="spellStart"/>
      <w:ins w:id="112" w:author="Renata M. Diaz" w:date="2021-08-18T11:11:00Z">
        <w:r w:rsidR="003D228D">
          <w:rPr>
            <w:i/>
            <w:iCs/>
          </w:rPr>
          <w:t>Etot</w:t>
        </w:r>
      </w:ins>
      <w:proofErr w:type="spellEnd"/>
      <w:ins w:id="113" w:author="Renata M. Diaz" w:date="2021-08-15T09:11:00Z">
        <w:r w:rsidR="00FF00DF">
          <w:rPr>
            <w:i/>
            <w:iCs/>
          </w:rPr>
          <w:t xml:space="preserve"> </w:t>
        </w:r>
        <w:r w:rsidR="00FF00DF">
          <w:t>d</w:t>
        </w:r>
      </w:ins>
      <w:ins w:id="114" w:author="Renata M. Diaz" w:date="2021-08-15T09:12:00Z">
        <w:r w:rsidR="00FF00DF">
          <w:t>irectly caused by species loss</w:t>
        </w:r>
      </w:ins>
      <w:ins w:id="115" w:author="Renata M. Diaz" w:date="2021-08-18T21:28:00Z">
        <w:r w:rsidR="004C2D15">
          <w:t xml:space="preserve"> </w:t>
        </w:r>
      </w:ins>
      <w:ins w:id="116" w:author="Renata M. Diaz" w:date="2021-08-18T21:35:00Z">
        <w:r w:rsidR="00C5177C">
          <w:t>(</w:t>
        </w:r>
      </w:ins>
      <w:ins w:id="117" w:author="Renata M. Diaz" w:date="2021-08-18T21:43:00Z">
        <w:r w:rsidR="006E55BC">
          <w:t xml:space="preserve">Walker 1992, 1995; </w:t>
        </w:r>
      </w:ins>
      <w:ins w:id="118" w:author="Renata M. Diaz" w:date="2021-08-18T22:20:00Z">
        <w:r w:rsidR="0089628A">
          <w:t xml:space="preserve">Ernest and Brown 2001; </w:t>
        </w:r>
      </w:ins>
      <w:ins w:id="119" w:author="Renata M. Diaz" w:date="2021-08-18T21:35:00Z">
        <w:r w:rsidR="00C5177C">
          <w:t xml:space="preserve">Rosenfeld 2002; </w:t>
        </w:r>
      </w:ins>
      <w:ins w:id="120" w:author="Renata M. Diaz" w:date="2021-08-18T21:37:00Z">
        <w:r w:rsidR="00C5177C">
          <w:t xml:space="preserve">Gonzalez and </w:t>
        </w:r>
        <w:proofErr w:type="spellStart"/>
        <w:r w:rsidR="00C5177C">
          <w:t>Loreau</w:t>
        </w:r>
        <w:proofErr w:type="spellEnd"/>
        <w:r w:rsidR="00C5177C">
          <w:t xml:space="preserve"> 2009</w:t>
        </w:r>
      </w:ins>
      <w:ins w:id="121" w:author="Renata M. Diaz" w:date="2021-08-18T21:35:00Z">
        <w:r w:rsidR="00C5177C">
          <w:t>)</w:t>
        </w:r>
      </w:ins>
      <w:ins w:id="122" w:author="Renata M. Diaz" w:date="2021-08-15T09:13:00Z">
        <w:r w:rsidR="00FF00DF">
          <w:t>. This phenomenon is</w:t>
        </w:r>
      </w:ins>
      <w:ins w:id="123" w:author="Renata M. Diaz" w:date="2021-08-15T09:09:00Z">
        <w:r w:rsidR="00534C77">
          <w:t xml:space="preserve"> known as energetic compensation</w:t>
        </w:r>
      </w:ins>
      <w:ins w:id="124" w:author="Renata M. Diaz" w:date="2021-08-14T17:15:00Z">
        <w:r w:rsidR="00217240">
          <w:t xml:space="preserve"> (</w:t>
        </w:r>
      </w:ins>
      <w:ins w:id="125" w:author="Renata M. Diaz" w:date="2021-08-14T17:32:00Z">
        <w:r w:rsidR="00507A51">
          <w:t>Ernest a</w:t>
        </w:r>
      </w:ins>
      <w:ins w:id="126" w:author="Renata M. Diaz" w:date="2021-08-14T17:33:00Z">
        <w:r w:rsidR="00507A51">
          <w:t xml:space="preserve">nd Brown 2001; </w:t>
        </w:r>
      </w:ins>
      <w:proofErr w:type="spellStart"/>
      <w:ins w:id="127" w:author="Renata M. Diaz" w:date="2021-08-14T17:15:00Z">
        <w:r w:rsidR="00217240">
          <w:t>Kelt</w:t>
        </w:r>
        <w:proofErr w:type="spellEnd"/>
        <w:r w:rsidR="00217240">
          <w:t xml:space="preserve"> 2015)</w:t>
        </w:r>
      </w:ins>
      <w:ins w:id="128" w:author="Renata M. Diaz" w:date="2021-08-14T17:14:00Z">
        <w:r w:rsidR="00217240">
          <w:t>.</w:t>
        </w:r>
      </w:ins>
      <w:del w:id="129" w:author="Renata M. Diaz" w:date="2021-08-14T17:34:00Z">
        <w:r w:rsidR="00604AED" w:rsidRPr="00217240" w:rsidDel="009617F6">
          <w:delText>When</w:delText>
        </w:r>
        <w:r w:rsidR="00604AED" w:rsidDel="009617F6">
          <w:delText xml:space="preserve"> it occurs, energetic compensation is consistent with a zero-sum competitive dynamic, in which resources not being used by one species are readily </w:delText>
        </w:r>
      </w:del>
      <w:del w:id="130" w:author="Renata M. Diaz" w:date="2021-08-14T17:16:00Z">
        <w:r w:rsidR="00604AED" w:rsidDel="00217240">
          <w:delText xml:space="preserve">absorbed </w:delText>
        </w:r>
      </w:del>
      <w:del w:id="131" w:author="Renata M. Diaz" w:date="2021-08-14T17:34:00Z">
        <w:r w:rsidR="00604AED" w:rsidDel="009617F6">
          <w:delText xml:space="preserve">by other competitors, </w:delText>
        </w:r>
        <w:r w:rsidR="00884E0D" w:rsidDel="009617F6">
          <w:delText>and any increases in abundance from one species must come at the direct expense of resources being used by other species (Van Valen 1973, Ernest et al. 2008).</w:delText>
        </w:r>
      </w:del>
      <w:del w:id="132" w:author="Renata M. Diaz" w:date="2021-08-14T17:32:00Z">
        <w:r w:rsidR="00884E0D" w:rsidDel="00507A51">
          <w:delText xml:space="preserve"> </w:delText>
        </w:r>
      </w:del>
      <w:ins w:id="133" w:author="Renata M. Diaz" w:date="2021-08-14T17:33:00Z">
        <w:r w:rsidR="009617F6">
          <w:t xml:space="preserve"> </w:t>
        </w:r>
      </w:ins>
      <w:del w:id="134" w:author="Renata M. Diaz" w:date="2021-08-14T17:12:00Z">
        <w:r w:rsidR="00884E0D" w:rsidDel="00217240">
          <w:delText>By</w:delText>
        </w:r>
        <w:r w:rsidR="00604AED" w:rsidDel="00217240">
          <w:delText xml:space="preserve"> definition</w:delText>
        </w:r>
        <w:r w:rsidR="00884E0D" w:rsidDel="00217240">
          <w:delText xml:space="preserve">, </w:delText>
        </w:r>
      </w:del>
      <w:del w:id="135" w:author="Renata M. Diaz" w:date="2021-08-14T17:16:00Z">
        <w:r w:rsidR="00884E0D" w:rsidDel="00217240">
          <w:delText xml:space="preserve">energetic compensation </w:delText>
        </w:r>
      </w:del>
      <w:del w:id="136" w:author="Renata M. Diaz" w:date="2021-08-14T17:12:00Z">
        <w:r w:rsidR="00884E0D" w:rsidDel="00217240">
          <w:delText>also</w:delText>
        </w:r>
        <w:r w:rsidR="00604AED" w:rsidDel="00217240">
          <w:delText xml:space="preserve"> </w:delText>
        </w:r>
      </w:del>
      <w:del w:id="137" w:author="Renata M. Diaz" w:date="2021-08-14T17:16:00Z">
        <w:r w:rsidR="00604AED" w:rsidDel="00217240">
          <w:delText xml:space="preserve">renders </w:delText>
        </w:r>
      </w:del>
      <w:del w:id="138" w:author="Renata M. Diaz" w:date="2021-08-14T17:12:00Z">
        <w:r w:rsidR="00604AED" w:rsidRPr="00217240" w:rsidDel="00217240">
          <w:rPr>
            <w:i/>
            <w:iCs/>
            <w:rPrChange w:id="139" w:author="Renata M. Diaz" w:date="2021-08-14T17:12:00Z">
              <w:rPr/>
            </w:rPrChange>
          </w:rPr>
          <w:delText>community-level energy use</w:delText>
        </w:r>
      </w:del>
      <w:del w:id="140" w:author="Renata M. Diaz" w:date="2021-08-14T17:16:00Z">
        <w:r w:rsidR="00604AED" w:rsidDel="00217240">
          <w:delText xml:space="preserve"> relatively stable despite species-level fluctuations</w:delText>
        </w:r>
        <w:r w:rsidR="00402F16" w:rsidDel="00217240">
          <w:delText xml:space="preserve"> (</w:delText>
        </w:r>
        <w:r w:rsidR="002C39F9" w:rsidDel="00217240">
          <w:delText xml:space="preserve">Houlahan et al. 2007; </w:delText>
        </w:r>
        <w:r w:rsidR="00402F16" w:rsidDel="00217240">
          <w:delText>Ernest et al. 2008)</w:delText>
        </w:r>
        <w:r w:rsidR="00604AED" w:rsidDel="00217240">
          <w:delText xml:space="preserve">. </w:delText>
        </w:r>
      </w:del>
    </w:p>
    <w:p w14:paraId="25050779" w14:textId="551E38F4" w:rsidR="009617F6" w:rsidRDefault="009617F6" w:rsidP="006C2B4C">
      <w:pPr>
        <w:ind w:firstLine="720"/>
        <w:rPr>
          <w:ins w:id="141" w:author="Renata M. Diaz" w:date="2021-08-14T17:40:00Z"/>
        </w:rPr>
      </w:pPr>
      <w:ins w:id="142" w:author="Renata M. Diaz" w:date="2021-08-14T17:42:00Z">
        <w:r>
          <w:t xml:space="preserve">When it occurs, near-complete energetic compensation is consistent with a zero-sum competitive dynamic, in which resources not being used by one species are readily absorbed by other competitors, and any increases in abundance from one species must come at the direct expense of resources being used by other species (Van </w:t>
        </w:r>
        <w:proofErr w:type="spellStart"/>
        <w:r>
          <w:t>Valen</w:t>
        </w:r>
        <w:proofErr w:type="spellEnd"/>
        <w:r>
          <w:t xml:space="preserve"> 1973, Ernest et al. 2008). </w:t>
        </w:r>
      </w:ins>
      <w:proofErr w:type="gramStart"/>
      <w:ins w:id="143" w:author="Renata M. Diaz" w:date="2021-08-14T17:54:00Z">
        <w:r w:rsidR="00063544">
          <w:t xml:space="preserve">By definition, </w:t>
        </w:r>
      </w:ins>
      <w:ins w:id="144" w:author="Renata M. Diaz" w:date="2021-08-14T17:57:00Z">
        <w:r w:rsidR="00061464">
          <w:t>strong</w:t>
        </w:r>
        <w:proofErr w:type="gramEnd"/>
        <w:r w:rsidR="00061464">
          <w:t xml:space="preserve"> </w:t>
        </w:r>
      </w:ins>
      <w:ins w:id="145" w:author="Renata M. Diaz" w:date="2021-08-14T17:54:00Z">
        <w:r w:rsidR="00063544">
          <w:t xml:space="preserve">compensation also renders community-level </w:t>
        </w:r>
      </w:ins>
      <w:ins w:id="146" w:author="Renata M. Diaz" w:date="2021-08-18T16:56:00Z">
        <w:r w:rsidR="00424D28">
          <w:t>properties</w:t>
        </w:r>
      </w:ins>
      <w:ins w:id="147" w:author="Renata M. Diaz" w:date="2021-08-14T17:54:00Z">
        <w:r w:rsidR="00063544">
          <w:t xml:space="preserve"> relatively stable despite species-level fluctuations (Ernest et al. 2008).</w:t>
        </w:r>
      </w:ins>
    </w:p>
    <w:p w14:paraId="11F61B78" w14:textId="55E54FAA" w:rsidR="002E0C35" w:rsidRPr="00973B60" w:rsidRDefault="00A73F3C" w:rsidP="00973B60">
      <w:pPr>
        <w:ind w:firstLine="720"/>
        <w:rPr>
          <w:iCs/>
        </w:rPr>
      </w:pPr>
      <w:ins w:id="148" w:author="Renata M. Diaz" w:date="2021-08-14T17:31:00Z">
        <w:r>
          <w:rPr>
            <w:iCs/>
          </w:rPr>
          <w:lastRenderedPageBreak/>
          <w:t>Changing</w:t>
        </w:r>
      </w:ins>
      <w:ins w:id="149" w:author="Renata M. Diaz" w:date="2021-08-14T17:24:00Z">
        <w:r>
          <w:rPr>
            <w:iCs/>
          </w:rPr>
          <w:t xml:space="preserve"> conditions over time may </w:t>
        </w:r>
      </w:ins>
      <w:ins w:id="150" w:author="Renata M. Diaz" w:date="2021-08-18T11:08:00Z">
        <w:r w:rsidR="0079133C">
          <w:rPr>
            <w:iCs/>
          </w:rPr>
          <w:t xml:space="preserve">change the degree to which species loss </w:t>
        </w:r>
        <w:r w:rsidR="003D6BB1">
          <w:rPr>
            <w:iCs/>
          </w:rPr>
          <w:t>affects</w:t>
        </w:r>
      </w:ins>
      <w:ins w:id="151" w:author="Renata M. Diaz" w:date="2021-08-14T17:22:00Z">
        <w:r>
          <w:rPr>
            <w:iCs/>
          </w:rPr>
          <w:t xml:space="preserve"> </w:t>
        </w:r>
      </w:ins>
      <w:proofErr w:type="spellStart"/>
      <w:ins w:id="152" w:author="Renata M. Diaz" w:date="2021-08-18T11:11:00Z">
        <w:r w:rsidR="003D228D">
          <w:rPr>
            <w:i/>
          </w:rPr>
          <w:t>Etot</w:t>
        </w:r>
      </w:ins>
      <w:proofErr w:type="spellEnd"/>
      <w:ins w:id="153" w:author="Renata M. Diaz" w:date="2021-08-18T11:08:00Z">
        <w:r w:rsidR="0079133C">
          <w:rPr>
            <w:i/>
          </w:rPr>
          <w:t xml:space="preserve">, </w:t>
        </w:r>
      </w:ins>
      <w:ins w:id="154" w:author="Renata M. Diaz" w:date="2021-08-15T09:15:00Z">
        <w:r w:rsidR="00FF00DF">
          <w:rPr>
            <w:iCs/>
          </w:rPr>
          <w:t xml:space="preserve">either through changes to baseline community composition – and therefore the direct impact of species loss on </w:t>
        </w:r>
      </w:ins>
      <w:proofErr w:type="spellStart"/>
      <w:ins w:id="155" w:author="Renata M. Diaz" w:date="2021-08-18T11:11:00Z">
        <w:r w:rsidR="003D228D">
          <w:rPr>
            <w:i/>
          </w:rPr>
          <w:t>Etot</w:t>
        </w:r>
      </w:ins>
      <w:proofErr w:type="spellEnd"/>
      <w:ins w:id="156" w:author="Renata M. Diaz" w:date="2021-08-15T09:15:00Z">
        <w:r w:rsidR="00FF00DF">
          <w:rPr>
            <w:iCs/>
          </w:rPr>
          <w:t xml:space="preserve"> – or </w:t>
        </w:r>
      </w:ins>
      <w:ins w:id="157" w:author="Renata M. Diaz" w:date="2021-08-15T09:16:00Z">
        <w:r w:rsidR="00FF00DF">
          <w:rPr>
            <w:iCs/>
          </w:rPr>
          <w:t>through changes in the degree of energetic compensation achieved by the remaining species</w:t>
        </w:r>
      </w:ins>
      <w:ins w:id="158" w:author="Renata M. Diaz" w:date="2021-08-14T17:31:00Z">
        <w:r>
          <w:rPr>
            <w:iCs/>
          </w:rPr>
          <w:t xml:space="preserve">. </w:t>
        </w:r>
      </w:ins>
      <w:ins w:id="159" w:author="Renata M. Diaz" w:date="2021-08-15T09:21:00Z">
        <w:r w:rsidR="003D3446">
          <w:rPr>
            <w:iCs/>
          </w:rPr>
          <w:t>T</w:t>
        </w:r>
      </w:ins>
      <w:ins w:id="160" w:author="Renata M. Diaz" w:date="2021-08-15T09:18:00Z">
        <w:r w:rsidR="00FF00DF">
          <w:rPr>
            <w:iCs/>
          </w:rPr>
          <w:t>hese distinct pathway</w:t>
        </w:r>
      </w:ins>
      <w:ins w:id="161" w:author="Renata M. Diaz" w:date="2021-08-15T09:21:00Z">
        <w:r w:rsidR="003D3446">
          <w:rPr>
            <w:iCs/>
          </w:rPr>
          <w:t>s are difficult to disentangle from short-term or observational data, and indeed</w:t>
        </w:r>
      </w:ins>
      <w:ins w:id="162" w:author="Renata M. Diaz" w:date="2021-08-15T09:18:00Z">
        <w:r w:rsidR="00FF00DF">
          <w:rPr>
            <w:iCs/>
          </w:rPr>
          <w:t xml:space="preserve"> are sometimes treated interchangeably (</w:t>
        </w:r>
      </w:ins>
      <w:proofErr w:type="gramStart"/>
      <w:ins w:id="163" w:author="Renata M. Diaz" w:date="2021-08-18T11:13:00Z">
        <w:r w:rsidR="00F33CC3">
          <w:rPr>
            <w:iCs/>
          </w:rPr>
          <w:t>e.g.</w:t>
        </w:r>
        <w:proofErr w:type="gramEnd"/>
        <w:r w:rsidR="00F33CC3">
          <w:rPr>
            <w:iCs/>
          </w:rPr>
          <w:t xml:space="preserve"> </w:t>
        </w:r>
      </w:ins>
      <w:ins w:id="164" w:author="Renata M. Diaz" w:date="2021-08-15T09:18:00Z">
        <w:r w:rsidR="00FF00DF">
          <w:rPr>
            <w:iCs/>
          </w:rPr>
          <w:t>Ernest and Brown 2001</w:t>
        </w:r>
      </w:ins>
      <w:ins w:id="165" w:author="Renata M. Diaz" w:date="2021-08-18T11:13:00Z">
        <w:r w:rsidR="00F33CC3">
          <w:rPr>
            <w:iCs/>
          </w:rPr>
          <w:t xml:space="preserve"> compared to</w:t>
        </w:r>
      </w:ins>
      <w:ins w:id="166" w:author="Renata M. Diaz" w:date="2021-08-15T09:18:00Z">
        <w:r w:rsidR="00FF00DF">
          <w:rPr>
            <w:iCs/>
          </w:rPr>
          <w:t xml:space="preserve"> Thibault et al</w:t>
        </w:r>
      </w:ins>
      <w:ins w:id="167" w:author="Renata M. Diaz" w:date="2021-08-18T16:56:00Z">
        <w:r w:rsidR="000238C7">
          <w:rPr>
            <w:iCs/>
          </w:rPr>
          <w:t>.</w:t>
        </w:r>
      </w:ins>
      <w:ins w:id="168" w:author="Renata M. Diaz" w:date="2021-08-18T21:22:00Z">
        <w:r w:rsidR="00F45DB8">
          <w:rPr>
            <w:iCs/>
          </w:rPr>
          <w:t xml:space="preserve"> 2010, </w:t>
        </w:r>
        <w:proofErr w:type="spellStart"/>
        <w:r w:rsidR="00F45DB8">
          <w:rPr>
            <w:iCs/>
          </w:rPr>
          <w:t>Leibold</w:t>
        </w:r>
        <w:proofErr w:type="spellEnd"/>
        <w:r w:rsidR="00F45DB8">
          <w:rPr>
            <w:iCs/>
          </w:rPr>
          <w:t xml:space="preserve"> et al. </w:t>
        </w:r>
      </w:ins>
      <w:ins w:id="169" w:author="Renata M. Diaz" w:date="2021-08-18T21:23:00Z">
        <w:r w:rsidR="00F45DB8">
          <w:rPr>
            <w:iCs/>
          </w:rPr>
          <w:t>2017</w:t>
        </w:r>
      </w:ins>
      <w:ins w:id="170" w:author="Renata M. Diaz" w:date="2021-08-15T09:18:00Z">
        <w:r w:rsidR="00FF00DF">
          <w:rPr>
            <w:iCs/>
          </w:rPr>
          <w:t>)</w:t>
        </w:r>
      </w:ins>
      <w:ins w:id="171" w:author="Renata M. Diaz" w:date="2021-08-15T09:21:00Z">
        <w:r w:rsidR="003D3446">
          <w:rPr>
            <w:iCs/>
          </w:rPr>
          <w:t xml:space="preserve">. However, they </w:t>
        </w:r>
      </w:ins>
      <w:ins w:id="172" w:author="Renata M. Diaz" w:date="2021-08-15T09:19:00Z">
        <w:r w:rsidR="00FF00DF">
          <w:rPr>
            <w:iCs/>
          </w:rPr>
          <w:t>have different implications for</w:t>
        </w:r>
      </w:ins>
      <w:ins w:id="173" w:author="Renata M. Diaz" w:date="2021-08-15T09:20:00Z">
        <w:r w:rsidR="00FF00DF">
          <w:rPr>
            <w:iCs/>
          </w:rPr>
          <w:t xml:space="preserve"> community structure</w:t>
        </w:r>
        <w:r w:rsidR="003D3446">
          <w:rPr>
            <w:iCs/>
          </w:rPr>
          <w:t xml:space="preserve"> and function. </w:t>
        </w:r>
      </w:ins>
      <w:ins w:id="174" w:author="Renata M. Diaz" w:date="2021-08-15T09:22:00Z">
        <w:r w:rsidR="003D3446">
          <w:rPr>
            <w:iCs/>
          </w:rPr>
          <w:t xml:space="preserve">Changes in energetic compensation </w:t>
        </w:r>
      </w:ins>
      <w:ins w:id="175" w:author="Renata M. Diaz" w:date="2021-08-15T09:23:00Z">
        <w:r w:rsidR="003D3446">
          <w:rPr>
            <w:iCs/>
          </w:rPr>
          <w:t>over time</w:t>
        </w:r>
      </w:ins>
      <w:ins w:id="176" w:author="Renata M. Diaz" w:date="2021-08-15T09:27:00Z">
        <w:r w:rsidR="003D3446">
          <w:rPr>
            <w:iCs/>
          </w:rPr>
          <w:t xml:space="preserve"> signal changes in the competitive dynamics of an assemblage, either driven by metacommunity processes</w:t>
        </w:r>
      </w:ins>
      <w:ins w:id="177" w:author="Diaz,Renata M" w:date="2021-08-16T09:26:00Z">
        <w:r w:rsidR="00A458B4">
          <w:rPr>
            <w:iCs/>
          </w:rPr>
          <w:t xml:space="preserve"> </w:t>
        </w:r>
      </w:ins>
      <w:ins w:id="178" w:author="Renata M. Diaz" w:date="2021-08-15T09:27:00Z">
        <w:del w:id="179" w:author="Diaz,Renata M" w:date="2021-08-16T09:26:00Z">
          <w:r w:rsidR="003D3446" w:rsidDel="00A458B4">
            <w:rPr>
              <w:iCs/>
            </w:rPr>
            <w:delText xml:space="preserve"> </w:delText>
          </w:r>
        </w:del>
      </w:ins>
      <w:ins w:id="180" w:author="Renata M. Diaz" w:date="2021-08-15T09:29:00Z">
        <w:del w:id="181" w:author="Diaz,Renata M" w:date="2021-08-16T09:26:00Z">
          <w:r w:rsidR="003D3446" w:rsidDel="00A458B4">
            <w:rPr>
              <w:iCs/>
            </w:rPr>
            <w:delText xml:space="preserve">(i.e. dispersal and niche tracking) </w:delText>
          </w:r>
        </w:del>
      </w:ins>
      <w:ins w:id="182" w:author="Renata M. Diaz" w:date="2021-08-15T09:27:00Z">
        <w:r w:rsidR="003D3446">
          <w:rPr>
            <w:iCs/>
          </w:rPr>
          <w:t xml:space="preserve">or by changes in the functional overlap among the species already present in an assemblage. </w:t>
        </w:r>
      </w:ins>
      <w:moveToRangeStart w:id="183" w:author="Renata M. Diaz" w:date="2021-08-14T17:44:00Z" w:name="move79855472"/>
      <w:moveTo w:id="184" w:author="Renata M. Diaz" w:date="2021-08-14T17:44:00Z">
        <w:del w:id="185" w:author="Renata M. Diaz" w:date="2021-08-14T17:46:00Z">
          <w:r w:rsidR="00973B60" w:rsidDel="00973B60">
            <w:delText>For energetic compensation to be</w:delText>
          </w:r>
        </w:del>
      </w:moveTo>
      <w:ins w:id="186" w:author="Renata M. Diaz" w:date="2021-08-18T11:13:00Z">
        <w:r w:rsidR="005E5F98">
          <w:t>That is, i</w:t>
        </w:r>
      </w:ins>
      <w:ins w:id="187" w:author="Renata M. Diaz" w:date="2021-08-14T18:05:00Z">
        <w:r w:rsidR="00EC4D3A">
          <w:t>f the species present in a</w:t>
        </w:r>
      </w:ins>
      <w:ins w:id="188" w:author="Renata M. Diaz" w:date="2021-08-15T09:31:00Z">
        <w:r w:rsidR="00DB1B7B">
          <w:t xml:space="preserve"> local community </w:t>
        </w:r>
      </w:ins>
      <w:ins w:id="189" w:author="Renata M. Diaz" w:date="2021-08-14T18:05:00Z">
        <w:r w:rsidR="00EC4D3A">
          <w:t xml:space="preserve">lack the traits necessary to exploit the resources made available </w:t>
        </w:r>
      </w:ins>
      <w:ins w:id="190" w:author="Renata M. Diaz" w:date="2021-08-15T09:31:00Z">
        <w:r w:rsidR="00DB1B7B">
          <w:t>through</w:t>
        </w:r>
      </w:ins>
      <w:ins w:id="191" w:author="Renata M. Diaz" w:date="2021-08-14T18:05:00Z">
        <w:r w:rsidR="00EC4D3A">
          <w:t xml:space="preserve"> species loss, but species with the appropriate traits are present in a lar</w:t>
        </w:r>
      </w:ins>
      <w:ins w:id="192" w:author="Renata M. Diaz" w:date="2021-08-14T18:06:00Z">
        <w:r w:rsidR="00EC4D3A">
          <w:t xml:space="preserve">ger regional species pool, the necessary species may disperse to the local community and greatly increase </w:t>
        </w:r>
      </w:ins>
      <w:ins w:id="193" w:author="Renata M. Diaz" w:date="2021-08-14T18:07:00Z">
        <w:r w:rsidR="00EC4D3A">
          <w:t>energetic compensation</w:t>
        </w:r>
      </w:ins>
      <w:ins w:id="194" w:author="Renata M. Diaz" w:date="2021-08-14T18:10:00Z">
        <w:r w:rsidR="00EC4D3A">
          <w:t xml:space="preserve"> (</w:t>
        </w:r>
      </w:ins>
      <w:ins w:id="195" w:author="Renata M. Diaz" w:date="2021-08-18T21:43:00Z">
        <w:r w:rsidR="00235880">
          <w:t xml:space="preserve">Ernest and Brown 2001; </w:t>
        </w:r>
      </w:ins>
      <w:proofErr w:type="spellStart"/>
      <w:ins w:id="196" w:author="Renata M. Diaz" w:date="2021-08-18T21:37:00Z">
        <w:r w:rsidR="00041683">
          <w:t>Leibo</w:t>
        </w:r>
      </w:ins>
      <w:ins w:id="197" w:author="Renata M. Diaz" w:date="2021-08-18T21:38:00Z">
        <w:r w:rsidR="00041683">
          <w:t>ld</w:t>
        </w:r>
        <w:proofErr w:type="spellEnd"/>
        <w:r w:rsidR="00041683">
          <w:t xml:space="preserve"> et al. 2017</w:t>
        </w:r>
      </w:ins>
      <w:ins w:id="198" w:author="Renata M. Diaz" w:date="2021-08-14T18:10:00Z">
        <w:r w:rsidR="00EC4D3A">
          <w:t>)</w:t>
        </w:r>
      </w:ins>
      <w:ins w:id="199" w:author="Renata M. Diaz" w:date="2021-08-14T18:07:00Z">
        <w:r w:rsidR="00EC4D3A">
          <w:t>.</w:t>
        </w:r>
      </w:ins>
      <w:moveTo w:id="200" w:author="Renata M. Diaz" w:date="2021-08-14T17:44:00Z">
        <w:del w:id="201" w:author="Renata M. Diaz" w:date="2021-08-14T17:46:00Z">
          <w:r w:rsidR="00973B60" w:rsidDel="00973B60">
            <w:delText xml:space="preserve"> possible, some, or all, of the species in a community must </w:delText>
          </w:r>
        </w:del>
        <w:del w:id="202" w:author="Renata M. Diaz" w:date="2021-08-14T17:47:00Z">
          <w:r w:rsidR="00973B60" w:rsidDel="00973B60">
            <w:delText xml:space="preserve">share </w:delText>
          </w:r>
        </w:del>
        <w:del w:id="203" w:author="Renata M. Diaz" w:date="2021-08-14T17:55:00Z">
          <w:r w:rsidR="00973B60" w:rsidDel="000C78D1">
            <w:delText xml:space="preserve">similar resource use traits and broader environmental requirements </w:delText>
          </w:r>
        </w:del>
        <w:del w:id="204" w:author="Renata M. Diaz" w:date="2021-08-14T17:47:00Z">
          <w:r w:rsidR="00973B60" w:rsidDel="00973B60">
            <w:delText xml:space="preserve">so that, if one species declines in abundance, other species </w:delText>
          </w:r>
        </w:del>
        <w:del w:id="205" w:author="Renata M. Diaz" w:date="2021-08-14T17:55:00Z">
          <w:r w:rsidR="00973B60" w:rsidDel="000C78D1">
            <w:delText xml:space="preserve">can </w:delText>
          </w:r>
        </w:del>
        <w:del w:id="206" w:author="Renata M. Diaz" w:date="2021-08-14T17:47:00Z">
          <w:r w:rsidR="00973B60" w:rsidDel="00973B60">
            <w:delText>access the</w:delText>
          </w:r>
        </w:del>
        <w:del w:id="207" w:author="Renata M. Diaz" w:date="2021-08-14T17:55:00Z">
          <w:r w:rsidR="00973B60" w:rsidDel="000C78D1">
            <w:delText xml:space="preserve"> </w:delText>
          </w:r>
        </w:del>
        <w:del w:id="208" w:author="Renata M. Diaz" w:date="2021-08-14T17:48:00Z">
          <w:r w:rsidR="00973B60" w:rsidDel="00973B60">
            <w:delText xml:space="preserve">leftover </w:delText>
          </w:r>
        </w:del>
        <w:del w:id="209" w:author="Renata M. Diaz" w:date="2021-08-14T17:55:00Z">
          <w:r w:rsidR="00973B60" w:rsidDel="000C78D1">
            <w:delText xml:space="preserve">resources </w:delText>
          </w:r>
        </w:del>
        <w:del w:id="210" w:author="Renata M. Diaz" w:date="2021-08-14T17:48:00Z">
          <w:r w:rsidR="00973B60" w:rsidDel="00973B60">
            <w:delText>and increase in abundance to compensate</w:delText>
          </w:r>
        </w:del>
        <w:del w:id="211" w:author="Renata M. Diaz" w:date="2021-08-14T17:55:00Z">
          <w:r w:rsidR="00973B60" w:rsidDel="000C78D1">
            <w:delText>.</w:delText>
          </w:r>
        </w:del>
        <w:r w:rsidR="00973B60">
          <w:t xml:space="preserve"> </w:t>
        </w:r>
        <w:del w:id="212" w:author="Renata M. Diaz" w:date="2021-08-14T17:49:00Z">
          <w:r w:rsidR="00973B60" w:rsidDel="00973B60">
            <w:delText xml:space="preserve">While competitors are unlikely to be fully identical in all aspects of the niche, there may be areas of partial overlap that allow for compensation under some circumstances (Chesson 2001; Loreau 2004). </w:delText>
          </w:r>
        </w:del>
      </w:moveTo>
      <w:moveToRangeEnd w:id="183"/>
      <w:del w:id="213" w:author="Renata M. Diaz" w:date="2021-08-14T17:21:00Z">
        <w:r w:rsidR="001A6B5E" w:rsidDel="00217240">
          <w:delText xml:space="preserve">Shifting environmental conditions over time may </w:delText>
        </w:r>
      </w:del>
      <w:del w:id="214" w:author="Renata M. Diaz" w:date="2021-08-14T17:18:00Z">
        <w:r w:rsidR="001A6B5E" w:rsidDel="00217240">
          <w:delText>modulate energetic compensation through at least two distinct pathways</w:delText>
        </w:r>
      </w:del>
      <w:del w:id="215" w:author="Renata M. Diaz" w:date="2021-08-14T17:21:00Z">
        <w:r w:rsidR="001A6B5E" w:rsidDel="00217240">
          <w:delText xml:space="preserve">. </w:delText>
        </w:r>
      </w:del>
      <w:del w:id="216" w:author="Renata M. Diaz" w:date="2021-08-14T17:43:00Z">
        <w:r w:rsidR="007D2A60" w:rsidDel="00973B60">
          <w:delText>First, shifting</w:delText>
        </w:r>
      </w:del>
      <w:del w:id="217" w:author="Renata M. Diaz" w:date="2021-08-14T18:07:00Z">
        <w:r w:rsidR="007D2A60" w:rsidDel="00EC4D3A">
          <w:delText xml:space="preserve"> </w:delText>
        </w:r>
      </w:del>
      <w:del w:id="218" w:author="Renata M. Diaz" w:date="2021-08-14T18:02:00Z">
        <w:r w:rsidR="007D2A60" w:rsidDel="0093510B">
          <w:delText>conditions may</w:delText>
        </w:r>
      </w:del>
      <w:del w:id="219" w:author="Renata M. Diaz" w:date="2021-08-15T09:32:00Z">
        <w:r w:rsidR="007D2A60" w:rsidDel="00DB1B7B">
          <w:delText xml:space="preserve"> </w:delText>
        </w:r>
      </w:del>
      <w:del w:id="220" w:author="Renata M. Diaz" w:date="2021-08-15T09:33:00Z">
        <w:r w:rsidR="007D2A60" w:rsidDel="00DB1B7B">
          <w:delText>modulat</w:delText>
        </w:r>
      </w:del>
      <w:del w:id="221" w:author="Renata M. Diaz" w:date="2021-08-14T18:49:00Z">
        <w:r w:rsidR="007D2A60" w:rsidDel="00C1056F">
          <w:delText>e</w:delText>
        </w:r>
      </w:del>
      <w:del w:id="222" w:author="Renata M. Diaz" w:date="2021-08-15T09:33:00Z">
        <w:r w:rsidR="007D2A60" w:rsidDel="00DB1B7B">
          <w:delText xml:space="preserve"> the degree of functional </w:delText>
        </w:r>
      </w:del>
      <w:del w:id="223" w:author="Renata M. Diaz" w:date="2021-08-14T18:10:00Z">
        <w:r w:rsidR="007D2A60" w:rsidDel="0005490A">
          <w:delText xml:space="preserve">redundancy </w:delText>
        </w:r>
      </w:del>
      <w:del w:id="224" w:author="Renata M. Diaz" w:date="2021-08-14T17:43:00Z">
        <w:r w:rsidR="007D2A60" w:rsidRPr="00973B60" w:rsidDel="00973B60">
          <w:delText>among the species in an assemblage</w:delText>
        </w:r>
      </w:del>
      <w:del w:id="225" w:author="Renata M. Diaz" w:date="2021-08-15T09:33:00Z">
        <w:r w:rsidR="007D2A60" w:rsidRPr="00973B60" w:rsidDel="00DB1B7B">
          <w:delText>.</w:delText>
        </w:r>
      </w:del>
      <w:del w:id="226" w:author="Renata M. Diaz" w:date="2021-08-15T09:35:00Z">
        <w:r w:rsidR="001A6B5E" w:rsidDel="0003780E">
          <w:delText xml:space="preserve"> </w:delText>
        </w:r>
      </w:del>
      <w:moveFromRangeStart w:id="227" w:author="Renata M. Diaz" w:date="2021-08-14T17:44:00Z" w:name="move79855472"/>
      <w:moveFrom w:id="228" w:author="Renata M. Diaz" w:date="2021-08-14T17:44:00Z">
        <w:r w:rsidR="00604AED" w:rsidDel="00973B60">
          <w:t xml:space="preserve">For energetic compensation to be possible, some, or all, of the species in a community must share similar resource use traits and broader environmental requirements </w:t>
        </w:r>
        <w:r w:rsidR="00CB1D94" w:rsidDel="00973B60">
          <w:t>so</w:t>
        </w:r>
        <w:r w:rsidR="00604AED" w:rsidDel="00973B60">
          <w:t xml:space="preserve"> that, if one species declines in abundance, other species can access the leftover resources and increase in abundance to compensate. </w:t>
        </w:r>
        <w:r w:rsidR="007D2A60" w:rsidDel="00973B60">
          <w:t>W</w:t>
        </w:r>
        <w:r w:rsidR="00A1042A" w:rsidDel="00973B60">
          <w:t>hile</w:t>
        </w:r>
        <w:r w:rsidR="00604AED" w:rsidDel="00973B60">
          <w:t xml:space="preserve"> competitors are unlikely to be fully identical in all </w:t>
        </w:r>
        <w:r w:rsidR="00182E34" w:rsidDel="00973B60">
          <w:t>aspects of the niche, there may be areas of partial overlap that allow for compensation under some circumstances</w:t>
        </w:r>
        <w:r w:rsidR="00126EEB" w:rsidDel="00973B60">
          <w:t xml:space="preserve"> (</w:t>
        </w:r>
        <w:r w:rsidR="00524B55" w:rsidDel="00973B60">
          <w:t xml:space="preserve">Chesson 2001; </w:t>
        </w:r>
        <w:r w:rsidR="00B94EB7" w:rsidDel="00973B60">
          <w:t>Loreau 2004</w:t>
        </w:r>
        <w:r w:rsidR="007D2A60" w:rsidDel="00973B60">
          <w:t xml:space="preserve">). </w:t>
        </w:r>
      </w:moveFrom>
      <w:moveFromRangeEnd w:id="227"/>
      <w:ins w:id="229" w:author="Renata M. Diaz" w:date="2021-08-15T09:42:00Z">
        <w:r w:rsidR="005925D6">
          <w:t>Energetic</w:t>
        </w:r>
      </w:ins>
      <w:del w:id="230" w:author="Renata M. Diaz" w:date="2021-08-15T09:34:00Z">
        <w:r w:rsidR="002E0C35" w:rsidDel="0003780E">
          <w:delText>I</w:delText>
        </w:r>
      </w:del>
      <w:del w:id="231" w:author="Renata M. Diaz" w:date="2021-08-15T09:42:00Z">
        <w:r w:rsidR="002E0C35" w:rsidDel="005925D6">
          <w:delText xml:space="preserve">f shifting conditions </w:delText>
        </w:r>
      </w:del>
      <w:del w:id="232" w:author="Renata M. Diaz" w:date="2021-08-14T18:16:00Z">
        <w:r w:rsidR="002E0C35" w:rsidDel="00DE1FE8">
          <w:delText xml:space="preserve">over time </w:delText>
        </w:r>
      </w:del>
      <w:del w:id="233" w:author="Renata M. Diaz" w:date="2021-08-15T09:35:00Z">
        <w:r w:rsidR="002E0C35" w:rsidDel="0003780E">
          <w:delText>affect</w:delText>
        </w:r>
      </w:del>
      <w:del w:id="234" w:author="Renata M. Diaz" w:date="2021-08-15T09:42:00Z">
        <w:r w:rsidR="002E0C35" w:rsidDel="005925D6">
          <w:delText xml:space="preserve"> the</w:delText>
        </w:r>
      </w:del>
      <w:del w:id="235" w:author="Renata M. Diaz" w:date="2021-08-15T09:35:00Z">
        <w:r w:rsidR="002E0C35" w:rsidDel="0003780E">
          <w:delText>se species differently</w:delText>
        </w:r>
      </w:del>
      <w:del w:id="236" w:author="Renata M. Diaz" w:date="2021-08-15T09:42:00Z">
        <w:r w:rsidR="00A933A6" w:rsidDel="005925D6">
          <w:delText xml:space="preserve"> and alter the extent to which they can compensate for each other</w:delText>
        </w:r>
        <w:r w:rsidR="002E0C35" w:rsidDel="005925D6">
          <w:delText>, energetic</w:delText>
        </w:r>
      </w:del>
      <w:r w:rsidR="002E0C35">
        <w:t xml:space="preserve"> compensation may </w:t>
      </w:r>
      <w:ins w:id="237" w:author="Renata M. Diaz" w:date="2021-08-15T09:42:00Z">
        <w:r w:rsidR="005925D6">
          <w:t xml:space="preserve">also </w:t>
        </w:r>
      </w:ins>
      <w:r w:rsidR="002E0C35">
        <w:t>wax and wane</w:t>
      </w:r>
      <w:ins w:id="238" w:author="Renata M. Diaz" w:date="2021-08-15T09:50:00Z">
        <w:r w:rsidR="00853E93">
          <w:t xml:space="preserve">, </w:t>
        </w:r>
      </w:ins>
      <w:del w:id="239" w:author="Renata M. Diaz" w:date="2021-08-15T09:50:00Z">
        <w:r w:rsidR="002E0C35" w:rsidDel="00853E93">
          <w:delText xml:space="preserve"> </w:delText>
        </w:r>
      </w:del>
      <w:del w:id="240" w:author="Renata M. Diaz" w:date="2021-08-14T18:20:00Z">
        <w:r w:rsidR="002E0C35" w:rsidDel="00DE1FE8">
          <w:delText>as conditions change</w:delText>
        </w:r>
      </w:del>
      <w:ins w:id="241" w:author="Renata M. Diaz" w:date="2021-08-14T18:20:00Z">
        <w:r w:rsidR="00DE1FE8">
          <w:t>even within the same set of species</w:t>
        </w:r>
      </w:ins>
      <w:ins w:id="242" w:author="Renata M. Diaz" w:date="2021-08-15T09:42:00Z">
        <w:r w:rsidR="005925D6">
          <w:t>, if shifting conditions affect the species in an assemblage in different ways and alter the extent to which they can compensate for each other</w:t>
        </w:r>
      </w:ins>
      <w:ins w:id="243" w:author="Renata M. Diaz" w:date="2021-08-15T10:11:00Z">
        <w:r w:rsidR="00AF4D56">
          <w:t xml:space="preserve"> (</w:t>
        </w:r>
      </w:ins>
      <w:proofErr w:type="spellStart"/>
      <w:ins w:id="244" w:author="Renata M. Diaz" w:date="2021-08-15T10:12:00Z">
        <w:r w:rsidR="00AF4D56">
          <w:t>Loreau</w:t>
        </w:r>
        <w:proofErr w:type="spellEnd"/>
        <w:r w:rsidR="00AF4D56">
          <w:t xml:space="preserve"> 2004</w:t>
        </w:r>
      </w:ins>
      <w:ins w:id="245" w:author="Renata M. Diaz" w:date="2021-08-18T16:48:00Z">
        <w:r w:rsidR="00F53EA2">
          <w:t>; Fetzer et al. 2015</w:t>
        </w:r>
      </w:ins>
      <w:ins w:id="246" w:author="Renata M. Diaz" w:date="2021-08-15T10:12:00Z">
        <w:r w:rsidR="00AF4D56">
          <w:t>)</w:t>
        </w:r>
      </w:ins>
      <w:ins w:id="247" w:author="Renata M. Diaz" w:date="2021-08-15T09:42:00Z">
        <w:r w:rsidR="005925D6">
          <w:t xml:space="preserve">. </w:t>
        </w:r>
      </w:ins>
      <w:del w:id="248" w:author="Renata M. Diaz" w:date="2021-08-15T09:42:00Z">
        <w:r w:rsidR="005218E3" w:rsidDel="005925D6">
          <w:delText>.</w:delText>
        </w:r>
        <w:r w:rsidR="002E0C35" w:rsidDel="005925D6">
          <w:delText xml:space="preserve"> </w:delText>
        </w:r>
      </w:del>
      <w:ins w:id="249" w:author="Renata M. Diaz" w:date="2021-08-15T09:35:00Z">
        <w:r w:rsidR="0003780E">
          <w:t>Fluctuations in energetic compensation</w:t>
        </w:r>
      </w:ins>
      <w:ins w:id="250" w:author="Renata M. Diaz" w:date="2021-08-15T09:44:00Z">
        <w:r w:rsidR="005D277C">
          <w:t>, e</w:t>
        </w:r>
      </w:ins>
      <w:ins w:id="251" w:author="Renata M. Diaz" w:date="2021-08-15T09:35:00Z">
        <w:r w:rsidR="0003780E">
          <w:t>specially within</w:t>
        </w:r>
      </w:ins>
      <w:ins w:id="252" w:author="Renata M. Diaz" w:date="2021-08-15T09:36:00Z">
        <w:r w:rsidR="0003780E">
          <w:t xml:space="preserve"> a consistent set of species</w:t>
        </w:r>
      </w:ins>
      <w:ins w:id="253" w:author="Renata M. Diaz" w:date="2021-08-15T09:44:00Z">
        <w:r w:rsidR="005D277C">
          <w:t xml:space="preserve">, </w:t>
        </w:r>
      </w:ins>
      <w:ins w:id="254" w:author="Renata M. Diaz" w:date="2021-08-15T09:39:00Z">
        <w:r w:rsidR="00A432F4">
          <w:t>would</w:t>
        </w:r>
      </w:ins>
      <w:ins w:id="255" w:author="Renata M. Diaz" w:date="2021-08-15T09:37:00Z">
        <w:r w:rsidR="00A432F4">
          <w:t xml:space="preserve"> </w:t>
        </w:r>
      </w:ins>
      <w:ins w:id="256" w:author="Renata M. Diaz" w:date="2021-08-14T18:26:00Z">
        <w:r w:rsidR="00BA4C44">
          <w:t>mean that zero-sum dynamics</w:t>
        </w:r>
      </w:ins>
      <w:ins w:id="257" w:author="Renata M. Diaz" w:date="2021-08-15T09:49:00Z">
        <w:r w:rsidR="00853E93">
          <w:t>, and their implications for short-term population dynamics and long-term eco-evolutionary processes,</w:t>
        </w:r>
      </w:ins>
      <w:ins w:id="258" w:author="Renata M. Diaz" w:date="2021-08-14T18:26:00Z">
        <w:r w:rsidR="00BA4C44">
          <w:t xml:space="preserve"> </w:t>
        </w:r>
      </w:ins>
      <w:ins w:id="259" w:author="Renata M. Diaz" w:date="2021-08-15T09:43:00Z">
        <w:r w:rsidR="005D277C">
          <w:t>are</w:t>
        </w:r>
      </w:ins>
      <w:ins w:id="260" w:author="Renata M. Diaz" w:date="2021-08-15T09:37:00Z">
        <w:r w:rsidR="00A432F4">
          <w:t xml:space="preserve"> intermittent and </w:t>
        </w:r>
      </w:ins>
      <w:proofErr w:type="gramStart"/>
      <w:ins w:id="261" w:author="Renata M. Diaz" w:date="2021-08-15T09:38:00Z">
        <w:r w:rsidR="00A432F4">
          <w:t>context-dependen</w:t>
        </w:r>
      </w:ins>
      <w:ins w:id="262" w:author="Renata M. Diaz" w:date="2021-08-15T09:39:00Z">
        <w:r w:rsidR="00A432F4">
          <w:t>t</w:t>
        </w:r>
      </w:ins>
      <w:proofErr w:type="gramEnd"/>
      <w:ins w:id="263" w:author="Renata M. Diaz" w:date="2021-08-15T09:40:00Z">
        <w:r w:rsidR="00A432F4">
          <w:t xml:space="preserve">. However, changes in the </w:t>
        </w:r>
      </w:ins>
      <w:ins w:id="264" w:author="Renata M. Diaz" w:date="2021-08-18T11:08:00Z">
        <w:r w:rsidR="00031CDA">
          <w:t>impact of species loss on</w:t>
        </w:r>
      </w:ins>
      <w:ins w:id="265" w:author="Renata M. Diaz" w:date="2021-08-15T09:40:00Z">
        <w:r w:rsidR="00A432F4">
          <w:t xml:space="preserve"> </w:t>
        </w:r>
      </w:ins>
      <w:proofErr w:type="spellStart"/>
      <w:ins w:id="266" w:author="Renata M. Diaz" w:date="2021-08-18T11:11:00Z">
        <w:r w:rsidR="003D228D">
          <w:rPr>
            <w:i/>
            <w:iCs/>
          </w:rPr>
          <w:t>Etot</w:t>
        </w:r>
      </w:ins>
      <w:proofErr w:type="spellEnd"/>
      <w:ins w:id="267" w:author="Renata M. Diaz" w:date="2021-08-15T09:40:00Z">
        <w:r w:rsidR="00A432F4">
          <w:rPr>
            <w:i/>
            <w:iCs/>
          </w:rPr>
          <w:t xml:space="preserve"> </w:t>
        </w:r>
        <w:r w:rsidR="00A432F4">
          <w:t xml:space="preserve">may also occur without </w:t>
        </w:r>
      </w:ins>
      <w:ins w:id="268" w:author="Renata M. Diaz" w:date="2021-08-15T09:41:00Z">
        <w:r w:rsidR="00A432F4">
          <w:t xml:space="preserve">changes to energetic compensation, if the baseline community composition changes. That is, if </w:t>
        </w:r>
      </w:ins>
      <w:del w:id="269" w:author="Renata M. Diaz" w:date="2021-08-14T18:09:00Z">
        <w:r w:rsidR="002E0C35" w:rsidDel="00EC4D3A">
          <w:delText xml:space="preserve">This would mean that zero-sum dynamics (and their implications for community structure and evolutionary dynamics) are </w:delText>
        </w:r>
        <w:r w:rsidR="007724F6" w:rsidDel="00EC4D3A">
          <w:delText>variable</w:delText>
        </w:r>
        <w:r w:rsidR="002E0C35" w:rsidDel="00EC4D3A">
          <w:delText xml:space="preserve"> over time, and that the robustness of assemblage-level function</w:delText>
        </w:r>
        <w:r w:rsidR="00C058AF" w:rsidDel="00EC4D3A">
          <w:delText xml:space="preserve"> to species-level </w:delText>
        </w:r>
        <w:r w:rsidR="00AF73FD" w:rsidDel="00EC4D3A">
          <w:delText>changes</w:delText>
        </w:r>
        <w:r w:rsidR="002E0C35" w:rsidDel="00EC4D3A">
          <w:delText xml:space="preserve"> fluctuates with shifting conditions.</w:delText>
        </w:r>
        <w:r w:rsidR="001A6B5E" w:rsidDel="00EC4D3A">
          <w:delText xml:space="preserve"> </w:delText>
        </w:r>
      </w:del>
      <w:ins w:id="270" w:author="Renata M. Diaz" w:date="2021-08-14T18:15:00Z">
        <w:r w:rsidR="00DE1FE8">
          <w:rPr>
            <w:iCs/>
          </w:rPr>
          <w:t xml:space="preserve">the proportion of </w:t>
        </w:r>
      </w:ins>
      <w:proofErr w:type="spellStart"/>
      <w:ins w:id="271" w:author="Renata M. Diaz" w:date="2021-08-18T11:11:00Z">
        <w:r w:rsidR="003D228D">
          <w:rPr>
            <w:i/>
          </w:rPr>
          <w:t>Etot</w:t>
        </w:r>
      </w:ins>
      <w:proofErr w:type="spellEnd"/>
      <w:ins w:id="272" w:author="Renata M. Diaz" w:date="2021-08-14T18:15:00Z">
        <w:r w:rsidR="00DE1FE8">
          <w:rPr>
            <w:i/>
          </w:rPr>
          <w:t xml:space="preserve"> </w:t>
        </w:r>
        <w:r w:rsidR="00DE1FE8">
          <w:rPr>
            <w:iCs/>
          </w:rPr>
          <w:t>accounted for by the species that are eventually lost differs under different conditions,</w:t>
        </w:r>
      </w:ins>
      <w:ins w:id="273" w:author="Renata M. Diaz" w:date="2021-08-14T17:30:00Z">
        <w:r>
          <w:rPr>
            <w:iCs/>
          </w:rPr>
          <w:t xml:space="preserve"> the loss of those species will naturally result in different </w:t>
        </w:r>
      </w:ins>
      <w:ins w:id="274" w:author="Renata M. Diaz" w:date="2021-08-18T11:08:00Z">
        <w:r w:rsidR="00DA7F85">
          <w:rPr>
            <w:iCs/>
          </w:rPr>
          <w:t>effec</w:t>
        </w:r>
      </w:ins>
      <w:ins w:id="275" w:author="Renata M. Diaz" w:date="2021-08-18T11:09:00Z">
        <w:r w:rsidR="00DA7F85">
          <w:rPr>
            <w:iCs/>
          </w:rPr>
          <w:t>ts</w:t>
        </w:r>
      </w:ins>
      <w:ins w:id="276" w:author="Renata M. Diaz" w:date="2021-08-14T17:30:00Z">
        <w:r>
          <w:rPr>
            <w:iCs/>
          </w:rPr>
          <w:t xml:space="preserve"> </w:t>
        </w:r>
      </w:ins>
      <w:ins w:id="277" w:author="Renata M. Diaz" w:date="2021-08-18T11:09:00Z">
        <w:r w:rsidR="00DA7F85">
          <w:rPr>
            <w:iCs/>
          </w:rPr>
          <w:t>on</w:t>
        </w:r>
      </w:ins>
      <w:ins w:id="278" w:author="Renata M. Diaz" w:date="2021-08-14T17:30:00Z">
        <w:r>
          <w:rPr>
            <w:iCs/>
          </w:rPr>
          <w:t xml:space="preserve"> </w:t>
        </w:r>
      </w:ins>
      <w:proofErr w:type="spellStart"/>
      <w:ins w:id="279" w:author="Renata M. Diaz" w:date="2021-08-18T11:11:00Z">
        <w:r w:rsidR="003D228D">
          <w:rPr>
            <w:i/>
            <w:iCs/>
          </w:rPr>
          <w:t>Etot</w:t>
        </w:r>
      </w:ins>
      <w:proofErr w:type="spellEnd"/>
      <w:ins w:id="280" w:author="Renata M. Diaz" w:date="2021-08-14T17:30:00Z">
        <w:r>
          <w:t>,</w:t>
        </w:r>
      </w:ins>
      <w:ins w:id="281" w:author="Renata M. Diaz" w:date="2021-08-15T09:41:00Z">
        <w:r w:rsidR="005925D6">
          <w:t xml:space="preserve"> independent of </w:t>
        </w:r>
      </w:ins>
      <w:ins w:id="282" w:author="Renata M. Diaz" w:date="2021-08-14T18:49:00Z">
        <w:r w:rsidR="00842570">
          <w:t xml:space="preserve">changes </w:t>
        </w:r>
      </w:ins>
      <w:ins w:id="283" w:author="Renata M. Diaz" w:date="2021-08-15T09:41:00Z">
        <w:r w:rsidR="005925D6">
          <w:t>to</w:t>
        </w:r>
      </w:ins>
      <w:ins w:id="284" w:author="Renata M. Diaz" w:date="2021-08-14T18:49:00Z">
        <w:r w:rsidR="00842570">
          <w:t xml:space="preserve"> energetic compensation</w:t>
        </w:r>
        <w:r w:rsidR="006945E5">
          <w:t>.</w:t>
        </w:r>
      </w:ins>
      <w:ins w:id="285" w:author="Renata M. Diaz" w:date="2021-08-15T09:51:00Z">
        <w:r w:rsidR="0029568D">
          <w:t xml:space="preserve"> </w:t>
        </w:r>
      </w:ins>
      <w:del w:id="286" w:author="Renata M. Diaz" w:date="2021-08-14T17:30:00Z">
        <w:r w:rsidR="00551C20" w:rsidDel="00A73F3C">
          <w:delText xml:space="preserve">Second, </w:delText>
        </w:r>
      </w:del>
    </w:p>
    <w:p w14:paraId="287561BD" w14:textId="4917700E" w:rsidR="00592993" w:rsidRPr="00214957" w:rsidRDefault="004A02D2">
      <w:pPr>
        <w:ind w:firstLine="720"/>
        <w:rPr>
          <w:ins w:id="287" w:author="Diaz,Renata M" w:date="2021-08-16T09:34:00Z"/>
          <w:rPrChange w:id="288" w:author="Renata M. Diaz" w:date="2021-08-18T11:14:00Z">
            <w:rPr>
              <w:ins w:id="289" w:author="Diaz,Renata M" w:date="2021-08-16T09:34:00Z"/>
              <w:i/>
            </w:rPr>
          </w:rPrChange>
        </w:rPr>
        <w:pPrChange w:id="290" w:author="Renata M. Diaz" w:date="2021-08-18T11:14:00Z">
          <w:pPr/>
        </w:pPrChange>
      </w:pPr>
      <w:ins w:id="291" w:author="Diaz,Renata M" w:date="2021-08-16T09:30:00Z">
        <w:del w:id="292" w:author="Renata M. Diaz" w:date="2021-08-18T11:55:00Z">
          <w:r w:rsidDel="00A85D31">
            <w:lastRenderedPageBreak/>
            <w:tab/>
          </w:r>
        </w:del>
      </w:ins>
      <w:del w:id="293" w:author="Renata M. Diaz" w:date="2021-08-15T10:12:00Z">
        <w:r w:rsidR="001763BE" w:rsidDel="003554D0">
          <w:tab/>
        </w:r>
      </w:del>
      <w:del w:id="294" w:author="Renata M. Diaz" w:date="2021-08-14T18:34:00Z">
        <w:r w:rsidR="001763BE" w:rsidDel="00CC11DC">
          <w:delText>Some of the strongest empirical evidence regarding energetic compensation comes from long-term manipulative field</w:delText>
        </w:r>
        <w:r w:rsidR="00D76E61" w:rsidDel="00CC11DC">
          <w:delText xml:space="preserve"> experiments</w:delText>
        </w:r>
        <w:r w:rsidR="001763BE" w:rsidDel="00CC11DC">
          <w:delText>. Experimentally removing a subset of species from a community, and comparing the community-</w:delText>
        </w:r>
        <w:r w:rsidR="00B23837" w:rsidDel="00CC11DC">
          <w:delText>wide</w:delText>
        </w:r>
        <w:r w:rsidR="001763BE" w:rsidDel="00CC11DC">
          <w:delText xml:space="preserve"> energy use of manipulated communities to unmanipulated assemblages, allows for direct assessment of energetic compensation even as total resource availability </w:delText>
        </w:r>
        <w:r w:rsidR="00D96CCA" w:rsidDel="00CC11DC">
          <w:delText xml:space="preserve">and species composition </w:delText>
        </w:r>
        <w:r w:rsidR="0065568C" w:rsidDel="00CC11DC">
          <w:delText>fluctuate</w:delText>
        </w:r>
        <w:r w:rsidR="001763BE" w:rsidDel="00CC11DC">
          <w:delText xml:space="preserve"> over time (Thibault et al 2010).</w:delText>
        </w:r>
        <w:r w:rsidR="00AC589B" w:rsidDel="00CC11DC">
          <w:delText xml:space="preserve"> </w:delText>
        </w:r>
        <w:r w:rsidR="0089486B" w:rsidDel="00CC11DC">
          <w:delText>Manipulations of desert rodent communities, including experiments at</w:delText>
        </w:r>
        <w:r w:rsidR="00F63630" w:rsidDel="00CC11DC">
          <w:delText xml:space="preserve"> the</w:delText>
        </w:r>
        <w:r w:rsidR="0089486B" w:rsidDel="00CC11DC">
          <w:delText xml:space="preserve"> Fray Jorge </w:delText>
        </w:r>
        <w:r w:rsidR="00F63630" w:rsidDel="00CC11DC">
          <w:delText xml:space="preserve">Biosphere Reserve </w:delText>
        </w:r>
        <w:r w:rsidR="0089486B" w:rsidDel="00CC11DC">
          <w:delText xml:space="preserve">in </w:delText>
        </w:r>
        <w:r w:rsidR="00F63FFC" w:rsidDel="00CC11DC">
          <w:delText xml:space="preserve">central </w:delText>
        </w:r>
        <w:r w:rsidR="0089486B" w:rsidDel="00CC11DC">
          <w:delText xml:space="preserve">Chile and the Portal Project in southeastern Arizona, </w:delText>
        </w:r>
        <w:r w:rsidR="00063E14" w:rsidDel="00CC11DC">
          <w:delText xml:space="preserve">have revealed that strong energetic compensation can occur in these communities, </w:delText>
        </w:r>
        <w:r w:rsidR="006013B4" w:rsidDel="00CC11DC">
          <w:delText xml:space="preserve">but that this is </w:delText>
        </w:r>
        <w:r w:rsidR="00063E14" w:rsidDel="00CC11DC">
          <w:delText xml:space="preserve">contingent on the presence of functionally </w:delText>
        </w:r>
        <w:r w:rsidR="0076002F" w:rsidDel="00CC11DC">
          <w:delText>similar</w:delText>
        </w:r>
        <w:r w:rsidR="00063E14" w:rsidDel="00CC11DC">
          <w:delText xml:space="preserve"> groups of species in the local and regional species pools (Ernest and Brown 2001; Thibault et al 2010; Kelt et al 2015). </w:delText>
        </w:r>
      </w:del>
      <w:ins w:id="295" w:author="Renata M. Diaz" w:date="2021-08-14T18:34:00Z">
        <w:r w:rsidR="00CC11DC">
          <w:t>Here, we investigate ho</w:t>
        </w:r>
      </w:ins>
      <w:ins w:id="296" w:author="Renata M. Diaz" w:date="2021-08-14T18:35:00Z">
        <w:r w:rsidR="00CC11DC">
          <w:t xml:space="preserve">w shifting conditions affect </w:t>
        </w:r>
      </w:ins>
      <w:ins w:id="297" w:author="Renata M. Diaz" w:date="2021-08-18T11:09:00Z">
        <w:r w:rsidR="000C7455">
          <w:t xml:space="preserve">how </w:t>
        </w:r>
      </w:ins>
      <w:proofErr w:type="spellStart"/>
      <w:ins w:id="298" w:author="Renata M. Diaz" w:date="2021-08-18T11:11:00Z">
        <w:r w:rsidR="003D228D">
          <w:rPr>
            <w:i/>
            <w:iCs/>
          </w:rPr>
          <w:t>Etot</w:t>
        </w:r>
      </w:ins>
      <w:proofErr w:type="spellEnd"/>
      <w:ins w:id="299" w:author="Renata M. Diaz" w:date="2021-08-18T11:09:00Z">
        <w:r w:rsidR="000C7455">
          <w:rPr>
            <w:i/>
            <w:iCs/>
          </w:rPr>
          <w:t xml:space="preserve"> </w:t>
        </w:r>
        <w:r w:rsidR="000C7455">
          <w:t>responds to species loss</w:t>
        </w:r>
      </w:ins>
      <w:ins w:id="300" w:author="Renata M. Diaz" w:date="2021-08-14T18:35:00Z">
        <w:r w:rsidR="00CC11DC">
          <w:rPr>
            <w:iCs/>
          </w:rPr>
          <w:t xml:space="preserve">, using a </w:t>
        </w:r>
      </w:ins>
      <w:ins w:id="301" w:author="Renata M. Diaz" w:date="2021-08-14T19:25:00Z">
        <w:r w:rsidR="001A3594">
          <w:rPr>
            <w:iCs/>
          </w:rPr>
          <w:t>30-year</w:t>
        </w:r>
      </w:ins>
      <w:ins w:id="302" w:author="Renata M. Diaz" w:date="2021-08-14T18:35:00Z">
        <w:r w:rsidR="00CC11DC">
          <w:rPr>
            <w:iCs/>
          </w:rPr>
          <w:t xml:space="preserve"> experiment on</w:t>
        </w:r>
      </w:ins>
      <w:ins w:id="303" w:author="Renata M. Diaz" w:date="2021-08-14T18:51:00Z">
        <w:r w:rsidR="00364807">
          <w:rPr>
            <w:iCs/>
          </w:rPr>
          <w:t xml:space="preserve"> desert </w:t>
        </w:r>
      </w:ins>
      <w:ins w:id="304" w:author="Renata M. Diaz" w:date="2021-08-14T19:02:00Z">
        <w:r w:rsidR="00646993">
          <w:rPr>
            <w:iCs/>
          </w:rPr>
          <w:t xml:space="preserve">rodents </w:t>
        </w:r>
      </w:ins>
      <w:ins w:id="305" w:author="Renata M. Diaz" w:date="2021-08-14T18:35:00Z">
        <w:r w:rsidR="00CC11DC">
          <w:rPr>
            <w:iCs/>
          </w:rPr>
          <w:t xml:space="preserve">to disentangle </w:t>
        </w:r>
      </w:ins>
      <w:ins w:id="306" w:author="Renata M. Diaz" w:date="2021-08-14T18:36:00Z">
        <w:r w:rsidR="00CC11DC">
          <w:rPr>
            <w:iCs/>
          </w:rPr>
          <w:t>the effects of</w:t>
        </w:r>
      </w:ins>
      <w:ins w:id="307" w:author="Renata M. Diaz" w:date="2021-08-14T18:35:00Z">
        <w:r w:rsidR="00CC11DC">
          <w:rPr>
            <w:iCs/>
          </w:rPr>
          <w:t xml:space="preserve"> </w:t>
        </w:r>
      </w:ins>
      <w:ins w:id="308" w:author="Renata M. Diaz" w:date="2021-08-14T18:54:00Z">
        <w:r w:rsidR="00364807">
          <w:rPr>
            <w:iCs/>
          </w:rPr>
          <w:t>changes to</w:t>
        </w:r>
      </w:ins>
      <w:ins w:id="309" w:author="Renata M. Diaz" w:date="2021-08-14T18:36:00Z">
        <w:r w:rsidR="00CC11DC">
          <w:rPr>
            <w:iCs/>
          </w:rPr>
          <w:t xml:space="preserve"> </w:t>
        </w:r>
      </w:ins>
      <w:ins w:id="310" w:author="Renata M. Diaz" w:date="2021-08-14T18:35:00Z">
        <w:r w:rsidR="00CC11DC">
          <w:rPr>
            <w:iCs/>
          </w:rPr>
          <w:t>dispersal limitation,</w:t>
        </w:r>
      </w:ins>
      <w:ins w:id="311" w:author="Renata M. Diaz" w:date="2021-08-14T18:36:00Z">
        <w:r w:rsidR="00CC11DC">
          <w:rPr>
            <w:iCs/>
          </w:rPr>
          <w:t xml:space="preserve"> functional overlap, and baseline community composition on </w:t>
        </w:r>
      </w:ins>
      <w:proofErr w:type="spellStart"/>
      <w:ins w:id="312" w:author="Renata M. Diaz" w:date="2021-08-18T11:11:00Z">
        <w:r w:rsidR="003D228D">
          <w:rPr>
            <w:i/>
            <w:iCs/>
          </w:rPr>
          <w:t>Etot</w:t>
        </w:r>
      </w:ins>
      <w:proofErr w:type="spellEnd"/>
      <w:ins w:id="313" w:author="Renata M. Diaz" w:date="2021-08-14T18:36:00Z">
        <w:r w:rsidR="00CC11DC">
          <w:t xml:space="preserve">. </w:t>
        </w:r>
      </w:ins>
      <w:ins w:id="314" w:author="Renata M. Diaz" w:date="2021-08-15T09:57:00Z">
        <w:r w:rsidR="00C061F8">
          <w:t xml:space="preserve">In this study system, kangaroo rats – the largest, and behaviorally and competitively dominant, species in the rodent community – have been removed from experimental plots since 1977. </w:t>
        </w:r>
      </w:ins>
      <w:ins w:id="315" w:author="Renata M. Diaz" w:date="2021-08-15T10:12:00Z">
        <w:r w:rsidR="00270E1C">
          <w:t>Comparing</w:t>
        </w:r>
      </w:ins>
      <w:ins w:id="316" w:author="Renata M. Diaz" w:date="2021-08-14T19:03:00Z">
        <w:r w:rsidR="00E36BAF">
          <w:t xml:space="preserve"> </w:t>
        </w:r>
      </w:ins>
      <w:ins w:id="317" w:author="Renata M. Diaz" w:date="2021-08-14T19:15:00Z">
        <w:r w:rsidR="004B3681">
          <w:t xml:space="preserve">species- </w:t>
        </w:r>
      </w:ins>
      <w:ins w:id="318" w:author="Renata M. Diaz" w:date="2021-08-14T19:14:00Z">
        <w:r w:rsidR="004B3681">
          <w:t>and community-level</w:t>
        </w:r>
      </w:ins>
      <w:ins w:id="319" w:author="Renata M. Diaz" w:date="2021-08-14T19:03:00Z">
        <w:r w:rsidR="00E36BAF">
          <w:t xml:space="preserve"> energy use </w:t>
        </w:r>
      </w:ins>
      <w:ins w:id="320" w:author="Renata M. Diaz" w:date="2021-08-14T19:15:00Z">
        <w:r w:rsidR="004B3681">
          <w:t>between</w:t>
        </w:r>
      </w:ins>
      <w:ins w:id="321" w:author="Renata M. Diaz" w:date="2021-08-14T19:03:00Z">
        <w:r w:rsidR="00E36BAF">
          <w:t xml:space="preserve"> manipulated </w:t>
        </w:r>
      </w:ins>
      <w:ins w:id="322" w:author="Renata M. Diaz" w:date="2021-08-14T19:15:00Z">
        <w:r w:rsidR="004B3681">
          <w:t>and</w:t>
        </w:r>
      </w:ins>
      <w:ins w:id="323" w:author="Renata M. Diaz" w:date="2021-08-14T19:03:00Z">
        <w:r w:rsidR="00E36BAF">
          <w:t xml:space="preserve"> unmanipulated </w:t>
        </w:r>
      </w:ins>
      <w:ins w:id="324" w:author="Renata M. Diaz" w:date="2021-08-15T10:12:00Z">
        <w:r w:rsidR="00903ECE">
          <w:t>plots</w:t>
        </w:r>
      </w:ins>
      <w:ins w:id="325" w:author="Renata M. Diaz" w:date="2021-08-15T09:57:00Z">
        <w:r w:rsidR="006A2D51">
          <w:t xml:space="preserve"> </w:t>
        </w:r>
      </w:ins>
      <w:ins w:id="326" w:author="Renata M. Diaz" w:date="2021-08-14T19:03:00Z">
        <w:r w:rsidR="00E36BAF">
          <w:t xml:space="preserve">allows for direct assessment </w:t>
        </w:r>
      </w:ins>
      <w:ins w:id="327" w:author="Renata M. Diaz" w:date="2021-08-14T19:19:00Z">
        <w:r w:rsidR="0074151F">
          <w:t>of how</w:t>
        </w:r>
      </w:ins>
      <w:ins w:id="328" w:author="Renata M. Diaz" w:date="2021-08-18T11:09:00Z">
        <w:r w:rsidR="009C38A1">
          <w:t xml:space="preserve"> species loss impacts</w:t>
        </w:r>
      </w:ins>
      <w:ins w:id="329" w:author="Renata M. Diaz" w:date="2021-08-14T19:19:00Z">
        <w:r w:rsidR="0074151F">
          <w:t xml:space="preserve"> </w:t>
        </w:r>
      </w:ins>
      <w:proofErr w:type="spellStart"/>
      <w:ins w:id="330" w:author="Renata M. Diaz" w:date="2021-08-18T11:11:00Z">
        <w:r w:rsidR="003D228D">
          <w:rPr>
            <w:i/>
          </w:rPr>
          <w:t>Etot</w:t>
        </w:r>
      </w:ins>
      <w:proofErr w:type="spellEnd"/>
      <w:ins w:id="331" w:author="Renata M. Diaz" w:date="2021-08-14T19:19:00Z">
        <w:r w:rsidR="0074151F">
          <w:rPr>
            <w:iCs/>
          </w:rPr>
          <w:t xml:space="preserve">, </w:t>
        </w:r>
      </w:ins>
      <w:ins w:id="332" w:author="Renata M. Diaz" w:date="2021-08-14T19:20:00Z">
        <w:r w:rsidR="00595FAF">
          <w:rPr>
            <w:iCs/>
          </w:rPr>
          <w:t>as well as</w:t>
        </w:r>
      </w:ins>
      <w:ins w:id="333" w:author="Renata M. Diaz" w:date="2021-08-14T19:19:00Z">
        <w:r w:rsidR="0074151F">
          <w:rPr>
            <w:iCs/>
          </w:rPr>
          <w:t xml:space="preserve"> the extent to which </w:t>
        </w:r>
      </w:ins>
      <w:ins w:id="334" w:author="Renata M. Diaz" w:date="2021-08-14T19:15:00Z">
        <w:r w:rsidR="004B3681">
          <w:t>energ</w:t>
        </w:r>
      </w:ins>
      <w:ins w:id="335" w:author="Renata M. Diaz" w:date="2021-08-14T19:16:00Z">
        <w:r w:rsidR="004B3681">
          <w:t>etic compensation</w:t>
        </w:r>
      </w:ins>
      <w:ins w:id="336" w:author="Renata M. Diaz" w:date="2021-08-14T19:26:00Z">
        <w:r w:rsidR="00EF46BB">
          <w:t xml:space="preserve"> and </w:t>
        </w:r>
      </w:ins>
      <w:ins w:id="337" w:author="Renata M. Diaz" w:date="2021-08-14T19:17:00Z">
        <w:r w:rsidR="004B3681">
          <w:t xml:space="preserve">baseline community composition </w:t>
        </w:r>
      </w:ins>
      <w:ins w:id="338" w:author="Renata M. Diaz" w:date="2021-08-14T19:31:00Z">
        <w:r w:rsidR="00DA4A5E">
          <w:t>account for</w:t>
        </w:r>
      </w:ins>
      <w:ins w:id="339" w:author="Renata M. Diaz" w:date="2021-08-14T19:18:00Z">
        <w:r w:rsidR="0074151F">
          <w:t xml:space="preserve"> </w:t>
        </w:r>
      </w:ins>
      <w:ins w:id="340" w:author="Renata M. Diaz" w:date="2021-08-14T19:19:00Z">
        <w:r w:rsidR="0074151F">
          <w:t>this response</w:t>
        </w:r>
      </w:ins>
      <w:ins w:id="341" w:author="Renata M. Diaz" w:date="2021-08-15T10:13:00Z">
        <w:r w:rsidR="00385CC6">
          <w:t xml:space="preserve"> (Ernest and Brown 2001; Thibault et al. 2010</w:t>
        </w:r>
        <w:del w:id="342" w:author="Diaz,Renata M" w:date="2021-08-16T09:32:00Z">
          <w:r w:rsidR="00385CC6" w:rsidDel="00592993">
            <w:delText>)</w:delText>
          </w:r>
        </w:del>
      </w:ins>
      <w:ins w:id="343" w:author="Diaz,Renata M" w:date="2021-08-16T09:32:00Z">
        <w:r w:rsidR="00592993">
          <w:t xml:space="preserve">). </w:t>
        </w:r>
      </w:ins>
      <w:ins w:id="344" w:author="Diaz,Renata M" w:date="2021-08-16T09:31:00Z">
        <w:r>
          <w:t>L</w:t>
        </w:r>
      </w:ins>
      <w:ins w:id="345" w:author="Renata M. Diaz" w:date="2021-08-14T19:19:00Z">
        <w:del w:id="346" w:author="Diaz,Renata M" w:date="2021-08-16T09:30:00Z">
          <w:r w:rsidR="001904CD" w:rsidDel="004A02D2">
            <w:delText>.</w:delText>
          </w:r>
        </w:del>
      </w:ins>
      <w:ins w:id="347" w:author="Renata M. Diaz" w:date="2021-08-14T19:49:00Z">
        <w:del w:id="348" w:author="Diaz,Renata M" w:date="2021-08-16T09:30:00Z">
          <w:r w:rsidR="00EC074A" w:rsidDel="004A02D2">
            <w:delText xml:space="preserve"> </w:delText>
          </w:r>
        </w:del>
      </w:ins>
      <w:ins w:id="349" w:author="Renata M. Diaz" w:date="2021-08-14T19:25:00Z">
        <w:del w:id="350" w:author="Diaz,Renata M" w:date="2021-08-16T09:31:00Z">
          <w:r w:rsidR="0098131E" w:rsidDel="004A02D2">
            <w:delText>L</w:delText>
          </w:r>
        </w:del>
        <w:r w:rsidR="0098131E">
          <w:t xml:space="preserve">ong-term monitoring </w:t>
        </w:r>
      </w:ins>
      <w:ins w:id="351" w:author="Renata M. Diaz" w:date="2021-08-15T09:57:00Z">
        <w:r w:rsidR="00B71038">
          <w:t>of this expe</w:t>
        </w:r>
      </w:ins>
      <w:ins w:id="352" w:author="Diaz,Renata M" w:date="2021-08-16T09:31:00Z">
        <w:r>
          <w:t>ri</w:t>
        </w:r>
      </w:ins>
      <w:ins w:id="353" w:author="Renata M. Diaz" w:date="2021-08-15T09:57:00Z">
        <w:del w:id="354" w:author="Diaz,Renata M" w:date="2021-08-16T09:31:00Z">
          <w:r w:rsidR="00B71038" w:rsidDel="004A02D2">
            <w:delText>ri</w:delText>
          </w:r>
        </w:del>
        <w:r w:rsidR="00B71038">
          <w:t xml:space="preserve">ment </w:t>
        </w:r>
      </w:ins>
      <w:ins w:id="355" w:author="Renata M. Diaz" w:date="2021-08-14T19:55:00Z">
        <w:r w:rsidR="0020532C">
          <w:t>h</w:t>
        </w:r>
      </w:ins>
      <w:ins w:id="356" w:author="Renata M. Diaz" w:date="2021-08-14T19:32:00Z">
        <w:r w:rsidR="00C53C00">
          <w:t xml:space="preserve">as documented </w:t>
        </w:r>
      </w:ins>
      <w:ins w:id="357" w:author="Renata M. Diaz" w:date="2021-08-14T19:39:00Z">
        <w:r w:rsidR="005455B2">
          <w:t xml:space="preserve">repeated </w:t>
        </w:r>
      </w:ins>
      <w:ins w:id="358" w:author="Renata M. Diaz" w:date="2021-08-14T19:23:00Z">
        <w:r w:rsidR="00595FAF">
          <w:t>shifts</w:t>
        </w:r>
      </w:ins>
      <w:ins w:id="359" w:author="Renata M. Diaz" w:date="2021-08-14T19:21:00Z">
        <w:r w:rsidR="00595FAF">
          <w:t xml:space="preserve"> in </w:t>
        </w:r>
      </w:ins>
      <w:ins w:id="360" w:author="Renata M. Diaz" w:date="2021-08-15T10:00:00Z">
        <w:r w:rsidR="00C305F0">
          <w:t>the habitat and species composition of this</w:t>
        </w:r>
      </w:ins>
      <w:ins w:id="361" w:author="Renata M. Diaz" w:date="2021-08-14T19:36:00Z">
        <w:r w:rsidR="00216930">
          <w:t xml:space="preserve"> system</w:t>
        </w:r>
      </w:ins>
      <w:ins w:id="362" w:author="Renata M. Diaz" w:date="2021-08-15T09:57:00Z">
        <w:r w:rsidR="00B71038">
          <w:t xml:space="preserve">, </w:t>
        </w:r>
      </w:ins>
      <w:ins w:id="363" w:author="Renata M. Diaz" w:date="2021-08-14T19:55:00Z">
        <w:r w:rsidR="008A2D3E">
          <w:t>resulting in</w:t>
        </w:r>
      </w:ins>
      <w:ins w:id="364" w:author="Renata M. Diaz" w:date="2021-08-14T19:35:00Z">
        <w:r w:rsidR="00216930">
          <w:t xml:space="preserve"> distinct </w:t>
        </w:r>
      </w:ins>
      <w:ins w:id="365" w:author="Renata M. Diaz" w:date="2021-08-14T19:36:00Z">
        <w:r w:rsidR="00216930">
          <w:t>time periods characterized by different habitat conditions and configurations of the rodent community</w:t>
        </w:r>
      </w:ins>
      <w:ins w:id="366" w:author="Renata M. Diaz" w:date="2021-08-15T10:13:00Z">
        <w:r w:rsidR="00FD0618">
          <w:t xml:space="preserve"> (Christensen et al. 201</w:t>
        </w:r>
      </w:ins>
      <w:ins w:id="367" w:author="Renata M. Diaz" w:date="2021-08-15T11:01:00Z">
        <w:r w:rsidR="007C459B">
          <w:t>8</w:t>
        </w:r>
      </w:ins>
      <w:ins w:id="368" w:author="Renata M. Diaz" w:date="2021-08-15T10:13:00Z">
        <w:r w:rsidR="00FD0618">
          <w:t>)</w:t>
        </w:r>
      </w:ins>
      <w:ins w:id="369" w:author="Renata M. Diaz" w:date="2021-08-15T09:58:00Z">
        <w:r w:rsidR="00B71038">
          <w:t>.</w:t>
        </w:r>
      </w:ins>
      <w:ins w:id="370" w:author="Renata M. Diaz" w:date="2021-08-18T11:14:00Z">
        <w:r w:rsidR="00214957" w:rsidRPr="00214957">
          <w:rPr>
            <w:iCs/>
          </w:rPr>
          <w:t xml:space="preserve"> </w:t>
        </w:r>
        <w:r w:rsidR="00214957">
          <w:rPr>
            <w:iCs/>
          </w:rPr>
          <w:t>Specifically, i</w:t>
        </w:r>
        <w:r w:rsidR="00214957">
          <w:t xml:space="preserve">n 1996, an abrupt reorganization event occurred in the rodent community when a new species of pocket mouse, </w:t>
        </w:r>
        <w:proofErr w:type="spellStart"/>
        <w:r w:rsidR="00214957">
          <w:rPr>
            <w:i/>
            <w:iCs/>
          </w:rPr>
          <w:t>Chaetodipus</w:t>
        </w:r>
        <w:proofErr w:type="spellEnd"/>
        <w:r w:rsidR="00214957">
          <w:rPr>
            <w:i/>
            <w:iCs/>
          </w:rPr>
          <w:t xml:space="preserve"> </w:t>
        </w:r>
        <w:proofErr w:type="spellStart"/>
        <w:r w:rsidR="00214957">
          <w:rPr>
            <w:i/>
            <w:iCs/>
          </w:rPr>
          <w:t>baileyi</w:t>
        </w:r>
        <w:proofErr w:type="spellEnd"/>
        <w:r w:rsidR="00214957">
          <w:t xml:space="preserve">, established at the site (Ernest and Brown 2001; Christensen et al. 2018). </w:t>
        </w:r>
        <w:r w:rsidR="00214957">
          <w:rPr>
            <w:i/>
          </w:rPr>
          <w:t xml:space="preserve">C. </w:t>
        </w:r>
        <w:proofErr w:type="spellStart"/>
        <w:r w:rsidR="00214957" w:rsidRPr="0090771F">
          <w:rPr>
            <w:i/>
          </w:rPr>
          <w:t>baliey</w:t>
        </w:r>
        <w:r w:rsidR="00214957">
          <w:rPr>
            <w:i/>
          </w:rPr>
          <w:t>i</w:t>
        </w:r>
        <w:proofErr w:type="spellEnd"/>
        <w:r w:rsidR="00214957">
          <w:rPr>
            <w:i/>
          </w:rPr>
          <w:t xml:space="preserve"> </w:t>
        </w:r>
        <w:r w:rsidR="00214957">
          <w:rPr>
            <w:iCs/>
          </w:rPr>
          <w:t>is more similar in size, and presumably other traits, to kangaroo rats than are the other species found at the site, and its rise to dominance at the site drove a pronounced increase in energetic compensation (Ernest and Brown 2001).</w:t>
        </w:r>
        <w:r w:rsidR="00214957">
          <w:rPr>
            <w:i/>
          </w:rPr>
          <w:t xml:space="preserve"> </w:t>
        </w:r>
        <w:r w:rsidR="00214957" w:rsidRPr="00E04708">
          <w:rPr>
            <w:iCs/>
          </w:rPr>
          <w:t>Following</w:t>
        </w:r>
        <w:r w:rsidR="00214957">
          <w:t xml:space="preserve"> a second reorganization event ca. 2010, </w:t>
        </w:r>
        <w:r w:rsidR="00214957">
          <w:rPr>
            <w:i/>
          </w:rPr>
          <w:t xml:space="preserve">C. </w:t>
        </w:r>
        <w:proofErr w:type="spellStart"/>
        <w:r w:rsidR="00214957">
          <w:rPr>
            <w:i/>
          </w:rPr>
          <w:t>baileyi</w:t>
        </w:r>
        <w:proofErr w:type="spellEnd"/>
        <w:r w:rsidR="00214957">
          <w:rPr>
            <w:i/>
          </w:rPr>
          <w:t xml:space="preserve"> </w:t>
        </w:r>
        <w:r w:rsidR="00214957">
          <w:t xml:space="preserve">has become relatively scarce, but remains present in the community (Christensen et al. 2018). Finally, over the course of this experiment, the habitat at the study site has transitioned from desert grassland to scrub, driving a shift in baseline rodent community composition away from kangaroo rats and favoring other, smaller, granivores (Ernest et al. 2008). </w:t>
        </w:r>
      </w:ins>
      <w:ins w:id="371" w:author="Diaz,Renata M" w:date="2021-08-16T09:34:00Z">
        <w:r w:rsidR="00592993">
          <w:t xml:space="preserve"> By making comparisons across these time periods, we explored how changes to dispersal </w:t>
        </w:r>
        <w:del w:id="372" w:author="Renata M. Diaz" w:date="2021-08-18T21:44:00Z">
          <w:r w:rsidR="00592993" w:rsidDel="00235880">
            <w:delText>limitation</w:delText>
          </w:r>
        </w:del>
      </w:ins>
      <w:ins w:id="373" w:author="Renata M. Diaz" w:date="2021-08-18T21:44:00Z">
        <w:r w:rsidR="00235880">
          <w:t>insufficiency</w:t>
        </w:r>
      </w:ins>
      <w:ins w:id="374" w:author="Diaz,Renata M" w:date="2021-08-16T09:34:00Z">
        <w:r w:rsidR="00592993">
          <w:t xml:space="preserve">, functional overlap between </w:t>
        </w:r>
        <w:r w:rsidR="00592993">
          <w:lastRenderedPageBreak/>
          <w:t xml:space="preserve">species, and baseline community composition have contributed to changes in energetic compensation and </w:t>
        </w:r>
        <w:del w:id="375" w:author="Renata M. Diaz" w:date="2021-08-18T11:11:00Z">
          <w:r w:rsidR="00592993" w:rsidDel="003D228D">
            <w:rPr>
              <w:i/>
            </w:rPr>
            <w:delText>Etot</w:delText>
          </w:r>
        </w:del>
      </w:ins>
      <w:proofErr w:type="spellStart"/>
      <w:ins w:id="376" w:author="Renata M. Diaz" w:date="2021-08-18T11:11:00Z">
        <w:r w:rsidR="003D228D">
          <w:rPr>
            <w:i/>
          </w:rPr>
          <w:t>Etot</w:t>
        </w:r>
      </w:ins>
      <w:proofErr w:type="spellEnd"/>
      <w:ins w:id="377" w:author="Diaz,Renata M" w:date="2021-08-16T09:34:00Z">
        <w:r w:rsidR="00592993">
          <w:rPr>
            <w:i/>
          </w:rPr>
          <w:t xml:space="preserve"> </w:t>
        </w:r>
        <w:r w:rsidR="00592993">
          <w:rPr>
            <w:iCs/>
          </w:rPr>
          <w:t>over time</w:t>
        </w:r>
        <w:r w:rsidR="00592993">
          <w:rPr>
            <w:i/>
          </w:rPr>
          <w:t xml:space="preserve">. </w:t>
        </w:r>
      </w:ins>
    </w:p>
    <w:p w14:paraId="5A4503F5" w14:textId="1CD43F52" w:rsidR="00A458B4" w:rsidRPr="004A662B" w:rsidDel="00214957" w:rsidRDefault="00592993">
      <w:pPr>
        <w:ind w:firstLine="720"/>
        <w:rPr>
          <w:ins w:id="378" w:author="Diaz,Renata M" w:date="2021-08-16T09:28:00Z"/>
          <w:del w:id="379" w:author="Renata M. Diaz" w:date="2021-08-18T11:13:00Z"/>
        </w:rPr>
      </w:pPr>
      <w:ins w:id="380" w:author="Diaz,Renata M" w:date="2021-08-16T09:35:00Z">
        <w:del w:id="381" w:author="Renata M. Diaz" w:date="2021-08-18T11:13:00Z">
          <w:r w:rsidDel="00214957">
            <w:rPr>
              <w:iCs/>
            </w:rPr>
            <w:delText>Specifically, i</w:delText>
          </w:r>
        </w:del>
      </w:ins>
      <w:ins w:id="382" w:author="Diaz,Renata M" w:date="2021-08-16T09:29:00Z">
        <w:del w:id="383" w:author="Renata M. Diaz" w:date="2021-08-18T11:13:00Z">
          <w:r w:rsidR="00A458B4" w:rsidDel="00214957">
            <w:delText xml:space="preserve">n 1996, an abrupt reorganization event occurred in the rodent community when a new species of pocket mouse, </w:delText>
          </w:r>
          <w:r w:rsidR="00A458B4" w:rsidDel="00214957">
            <w:rPr>
              <w:i/>
              <w:iCs/>
            </w:rPr>
            <w:delText>Chaetodipus baileyi</w:delText>
          </w:r>
          <w:r w:rsidR="00A458B4" w:rsidDel="00214957">
            <w:delText xml:space="preserve">, established at the site (Ernest and Brown 2001; Christensen et al. 2018). </w:delText>
          </w:r>
          <w:r w:rsidR="00A458B4" w:rsidDel="00214957">
            <w:rPr>
              <w:i/>
            </w:rPr>
            <w:delText xml:space="preserve">C. </w:delText>
          </w:r>
          <w:r w:rsidR="00A458B4" w:rsidRPr="0090771F" w:rsidDel="00214957">
            <w:rPr>
              <w:i/>
            </w:rPr>
            <w:delText>baliey</w:delText>
          </w:r>
          <w:r w:rsidR="00A458B4" w:rsidDel="00214957">
            <w:rPr>
              <w:i/>
            </w:rPr>
            <w:delText xml:space="preserve">i </w:delText>
          </w:r>
          <w:r w:rsidR="00A458B4" w:rsidDel="00214957">
            <w:rPr>
              <w:iCs/>
            </w:rPr>
            <w:delText>is more similar in size, and presumably other traits, to kangaroo rats than are the other species found at the site, and its rise to dominance at the site drove a pronounced increase in energetic compensation (Ernest and Brown 2001).</w:delText>
          </w:r>
          <w:r w:rsidR="00A458B4" w:rsidDel="00214957">
            <w:rPr>
              <w:i/>
            </w:rPr>
            <w:delText xml:space="preserve"> </w:delText>
          </w:r>
          <w:r w:rsidR="00A458B4" w:rsidRPr="00E04708" w:rsidDel="00214957">
            <w:rPr>
              <w:iCs/>
            </w:rPr>
            <w:delText>Following</w:delText>
          </w:r>
          <w:r w:rsidR="00A458B4" w:rsidDel="00214957">
            <w:delText xml:space="preserve"> a second reorganization event ca. 2010, </w:delText>
          </w:r>
          <w:r w:rsidR="00A458B4" w:rsidDel="00214957">
            <w:rPr>
              <w:i/>
            </w:rPr>
            <w:delText xml:space="preserve">C. baileyi </w:delText>
          </w:r>
          <w:r w:rsidR="00A458B4" w:rsidDel="00214957">
            <w:delText xml:space="preserve">has become relatively scarce, but remains present in the community (Christensen et al. 2018). </w:delText>
          </w:r>
        </w:del>
      </w:ins>
      <w:ins w:id="384" w:author="Diaz,Renata M" w:date="2021-08-16T09:36:00Z">
        <w:del w:id="385" w:author="Renata M. Diaz" w:date="2021-08-18T11:13:00Z">
          <w:r w:rsidDel="00214957">
            <w:delText>Finally</w:delText>
          </w:r>
        </w:del>
      </w:ins>
      <w:ins w:id="386" w:author="Diaz,Renata M" w:date="2021-08-16T09:29:00Z">
        <w:del w:id="387" w:author="Renata M. Diaz" w:date="2021-08-18T11:13:00Z">
          <w:r w:rsidR="00A458B4" w:rsidDel="00214957">
            <w:delText>, over the course of this experiment, the habitat at the study site has transitioned from desert grassland to scrub, driving a shift in baseline rodent community composition away from kangaroo rats and favoring other, smaller, granivores (Ernest et al. 2008).</w:delText>
          </w:r>
        </w:del>
      </w:ins>
      <w:ins w:id="388" w:author="Diaz,Renata M" w:date="2021-08-16T09:28:00Z">
        <w:del w:id="389" w:author="Renata M. Diaz" w:date="2021-08-18T11:13:00Z">
          <w:r w:rsidR="00A458B4" w:rsidDel="00214957">
            <w:delText xml:space="preserve">By making comparisons across these time periods, we explored how changes to dispersal limitation, functional overlap between species, and baseline community composition have contributed to changes in energetic compensation and </w:delText>
          </w:r>
          <w:r w:rsidR="00A458B4" w:rsidDel="00214957">
            <w:rPr>
              <w:i/>
            </w:rPr>
            <w:delText xml:space="preserve">Etot </w:delText>
          </w:r>
          <w:r w:rsidR="00A458B4" w:rsidDel="00214957">
            <w:rPr>
              <w:iCs/>
            </w:rPr>
            <w:delText>over time</w:delText>
          </w:r>
          <w:r w:rsidR="00A458B4" w:rsidDel="00214957">
            <w:rPr>
              <w:i/>
            </w:rPr>
            <w:delText xml:space="preserve">. </w:delText>
          </w:r>
        </w:del>
      </w:ins>
    </w:p>
    <w:p w14:paraId="35D05AC0" w14:textId="7ACB4D5C" w:rsidR="00364807" w:rsidRPr="00BE116B" w:rsidDel="00C305F0" w:rsidRDefault="00364807">
      <w:pPr>
        <w:ind w:firstLine="720"/>
        <w:rPr>
          <w:del w:id="390" w:author="Renata M. Diaz" w:date="2021-08-15T10:01:00Z"/>
        </w:rPr>
        <w:pPrChange w:id="391" w:author="Renata M. Diaz" w:date="2021-08-15T09:59:00Z">
          <w:pPr/>
        </w:pPrChange>
      </w:pPr>
    </w:p>
    <w:p w14:paraId="5A4085CD" w14:textId="2455840F" w:rsidR="004E0767" w:rsidDel="008C69FF" w:rsidRDefault="00483C0E" w:rsidP="000A02A7">
      <w:pPr>
        <w:ind w:firstLine="720"/>
        <w:rPr>
          <w:del w:id="392" w:author="Renata M. Diaz" w:date="2021-08-14T18:43:00Z"/>
        </w:rPr>
      </w:pPr>
      <w:del w:id="393" w:author="Renata M. Diaz" w:date="2021-08-14T18:43:00Z">
        <w:r w:rsidDel="008C69FF">
          <w:delText>Long-term monitoring has also demonstrated that shifting environmental conditions over time have profound effects on the structure and composition of these communities, with potential implications for energetic compensation.</w:delText>
        </w:r>
        <w:r w:rsidR="00A166AB" w:rsidDel="008C69FF">
          <w:delText xml:space="preserve"> Since the beginning of the project in 1977, the Portal Project has documented several major transitions in the rodent </w:delText>
        </w:r>
        <w:r w:rsidR="00432606" w:rsidDel="008C69FF">
          <w:delText xml:space="preserve">and plant </w:delText>
        </w:r>
        <w:r w:rsidR="00A166AB" w:rsidDel="008C69FF">
          <w:delText>communit</w:delText>
        </w:r>
        <w:r w:rsidR="00432606" w:rsidDel="008C69FF">
          <w:delText>ies</w:delText>
        </w:r>
        <w:r w:rsidR="00A166AB" w:rsidDel="008C69FF">
          <w:delText xml:space="preserve"> linked to shifts</w:delText>
        </w:r>
        <w:r w:rsidR="0037588F" w:rsidDel="008C69FF">
          <w:delText xml:space="preserve"> in climate and habitat conditions</w:delText>
        </w:r>
        <w:r w:rsidR="00D12162" w:rsidDel="008C69FF">
          <w:delText xml:space="preserve"> (</w:delText>
        </w:r>
        <w:r w:rsidR="006F6434" w:rsidDel="008C69FF">
          <w:delText>Valone et al. 1995</w:delText>
        </w:r>
        <w:r w:rsidR="00D12162" w:rsidDel="008C69FF">
          <w:delText xml:space="preserve">, Thibault </w:delText>
        </w:r>
        <w:r w:rsidR="006F6434" w:rsidDel="008C69FF">
          <w:delText>and Brown 2008</w:delText>
        </w:r>
        <w:r w:rsidR="00D12162" w:rsidDel="008C69FF">
          <w:delText xml:space="preserve">, </w:delText>
        </w:r>
        <w:r w:rsidR="006F6434" w:rsidDel="008C69FF">
          <w:delText>Christensen et al. 2018</w:delText>
        </w:r>
        <w:r w:rsidR="00D12162" w:rsidDel="008C69FF">
          <w:delText>)</w:delText>
        </w:r>
        <w:r w:rsidR="00A166AB" w:rsidDel="008C69FF">
          <w:delText xml:space="preserve">. Over the 1980s and 1990s, </w:delText>
        </w:r>
        <w:r w:rsidR="00D12162" w:rsidDel="008C69FF">
          <w:delText>changing weather patterns in southwestern North America contributed to a habitat transition from grassland to desert scrub</w:delText>
        </w:r>
        <w:r w:rsidR="003B6CEE" w:rsidDel="008C69FF">
          <w:delText xml:space="preserve"> (Brown et al. 1997)</w:delText>
        </w:r>
        <w:r w:rsidR="00D12162" w:rsidDel="008C69FF">
          <w:delText xml:space="preserve">. This </w:delText>
        </w:r>
        <w:r w:rsidR="00FB7BAF" w:rsidDel="008C69FF">
          <w:delText>drove</w:delText>
        </w:r>
        <w:r w:rsidR="00D12162" w:rsidDel="008C69FF">
          <w:delText xml:space="preserve"> a community-wide shift in the rodent community favoring shrubland-associated species</w:delText>
        </w:r>
        <w:r w:rsidR="0045635A" w:rsidDel="008C69FF">
          <w:delText xml:space="preserve"> </w:delText>
        </w:r>
        <w:r w:rsidR="00BC5658" w:rsidDel="008C69FF">
          <w:delText xml:space="preserve">over grassland-affiliates, including kangaroo rats (genus </w:delText>
        </w:r>
        <w:r w:rsidR="00BC5658" w:rsidDel="008C69FF">
          <w:rPr>
            <w:i/>
            <w:iCs/>
          </w:rPr>
          <w:delText>Dipodomys</w:delText>
        </w:r>
        <w:r w:rsidR="00BC5658" w:rsidDel="008C69FF">
          <w:rPr>
            <w:iCs/>
          </w:rPr>
          <w:delText>)</w:delText>
        </w:r>
        <w:r w:rsidR="00C11B10" w:rsidDel="008C69FF">
          <w:rPr>
            <w:iCs/>
          </w:rPr>
          <w:delText xml:space="preserve"> (Ernest et al. 2008)</w:delText>
        </w:r>
        <w:r w:rsidR="00432606" w:rsidDel="008C69FF">
          <w:delText>. These shifts</w:delText>
        </w:r>
        <w:r w:rsidR="00D12162" w:rsidDel="008C69FF">
          <w:delText xml:space="preserve"> may </w:delText>
        </w:r>
        <w:r w:rsidR="00432606" w:rsidDel="008C69FF">
          <w:delText xml:space="preserve">also </w:delText>
        </w:r>
        <w:r w:rsidR="00D12162" w:rsidDel="008C69FF">
          <w:delText>have helped enable the establishment of</w:delText>
        </w:r>
        <w:r w:rsidR="00FB3592" w:rsidDel="008C69FF">
          <w:delText xml:space="preserve"> </w:delText>
        </w:r>
        <w:r w:rsidR="00D12162" w:rsidDel="008C69FF">
          <w:delText xml:space="preserve">new </w:delText>
        </w:r>
        <w:r w:rsidR="004A5AFF" w:rsidDel="008C69FF">
          <w:delText xml:space="preserve">and previously rare </w:delText>
        </w:r>
        <w:r w:rsidR="00D12162" w:rsidDel="008C69FF">
          <w:delText>species at the site</w:delText>
        </w:r>
        <w:r w:rsidR="00FB3592" w:rsidDel="008C69FF">
          <w:delText>,</w:delText>
        </w:r>
        <w:r w:rsidR="00432606" w:rsidDel="008C69FF">
          <w:delText xml:space="preserve"> including the invasive </w:delText>
        </w:r>
        <w:r w:rsidR="004363AF" w:rsidDel="008C69FF">
          <w:delText>annual</w:delText>
        </w:r>
        <w:r w:rsidR="00432606" w:rsidDel="008C69FF">
          <w:delText xml:space="preserve"> </w:delText>
        </w:r>
        <w:r w:rsidR="00432606" w:rsidDel="008C69FF">
          <w:rPr>
            <w:i/>
            <w:iCs/>
          </w:rPr>
          <w:delText xml:space="preserve">Erodium ciculatum </w:delText>
        </w:r>
        <w:r w:rsidR="00432606" w:rsidDel="008C69FF">
          <w:delText>and the pocket mouse</w:delText>
        </w:r>
        <w:r w:rsidR="00FB3592" w:rsidDel="008C69FF">
          <w:delText xml:space="preserve"> </w:delText>
        </w:r>
        <w:r w:rsidR="00FB3592" w:rsidDel="008C69FF">
          <w:rPr>
            <w:i/>
            <w:iCs/>
          </w:rPr>
          <w:delText>Chaetodipus baileyi</w:delText>
        </w:r>
        <w:r w:rsidR="00DE04C7" w:rsidDel="008C69FF">
          <w:rPr>
            <w:i/>
            <w:iCs/>
          </w:rPr>
          <w:delText xml:space="preserve"> </w:delText>
        </w:r>
        <w:r w:rsidR="00DE04C7" w:rsidDel="008C69FF">
          <w:delText>(Ernest and Brown 2001; Allington et al. 2013)</w:delText>
        </w:r>
        <w:r w:rsidR="0098200B" w:rsidDel="008C69FF">
          <w:rPr>
            <w:i/>
            <w:iCs/>
          </w:rPr>
          <w:delText>.</w:delText>
        </w:r>
        <w:r w:rsidR="00BC5658" w:rsidDel="008C69FF">
          <w:delText xml:space="preserve"> </w:delText>
        </w:r>
        <w:r w:rsidR="00BC5658" w:rsidDel="008C69FF">
          <w:rPr>
            <w:i/>
            <w:iCs/>
          </w:rPr>
          <w:delText xml:space="preserve">C. baileyi </w:delText>
        </w:r>
        <w:r w:rsidR="00D12162" w:rsidDel="008C69FF">
          <w:delText>greatly increased energetic compensation</w:delText>
        </w:r>
        <w:r w:rsidR="003A47F0" w:rsidDel="008C69FF">
          <w:delText xml:space="preserve"> </w:delText>
        </w:r>
        <w:r w:rsidR="00BC5658" w:rsidDel="008C69FF">
          <w:delText>for</w:delText>
        </w:r>
        <w:r w:rsidR="003A47F0" w:rsidDel="008C69FF">
          <w:delText xml:space="preserve"> kangaroo rats</w:delText>
        </w:r>
        <w:r w:rsidR="007D2A34" w:rsidDel="008C69FF">
          <w:delText xml:space="preserve"> (Ernest and Brown 2001; Thibault et al. 2010)</w:delText>
        </w:r>
        <w:r w:rsidR="004E0767" w:rsidDel="008C69FF">
          <w:delText xml:space="preserve">. </w:delText>
        </w:r>
        <w:r w:rsidR="00AC589B" w:rsidDel="008C69FF">
          <w:delText xml:space="preserve">Prior to </w:delText>
        </w:r>
        <w:r w:rsidR="00AC589B" w:rsidDel="008C69FF">
          <w:rPr>
            <w:i/>
            <w:iCs/>
          </w:rPr>
          <w:delText xml:space="preserve">C. baileyi’s </w:delText>
        </w:r>
        <w:r w:rsidR="00AC589B" w:rsidDel="008C69FF">
          <w:delText>arrival</w:delText>
        </w:r>
        <w:r w:rsidR="00401A9F" w:rsidDel="008C69FF">
          <w:delText xml:space="preserve"> in the mid-1990s</w:delText>
        </w:r>
        <w:r w:rsidR="00AC589B" w:rsidDel="008C69FF">
          <w:delText xml:space="preserve">, non-kangaroo rat </w:delText>
        </w:r>
        <w:r w:rsidR="00CA4133" w:rsidDel="008C69FF">
          <w:delText>granivorous rodents</w:delText>
        </w:r>
        <w:r w:rsidR="00AC589B" w:rsidDel="008C69FF">
          <w:delText xml:space="preserve"> (collectively, “small granivores”) absorbed only ~20% of the energy made available by removing kangaroo rats from the assemblage; once </w:delText>
        </w:r>
        <w:r w:rsidR="00AC589B" w:rsidDel="008C69FF">
          <w:rPr>
            <w:i/>
            <w:iCs/>
          </w:rPr>
          <w:delText xml:space="preserve">C. baileyi </w:delText>
        </w:r>
        <w:r w:rsidR="00AC589B" w:rsidDel="008C69FF">
          <w:delText xml:space="preserve">became abundant in the system, this </w:delText>
        </w:r>
        <w:r w:rsidR="00F9063B" w:rsidDel="008C69FF">
          <w:delText xml:space="preserve">compensation </w:delText>
        </w:r>
        <w:r w:rsidR="00CA0A8B" w:rsidDel="008C69FF">
          <w:delText>increased</w:delText>
        </w:r>
        <w:r w:rsidR="00AC589B" w:rsidDel="008C69FF">
          <w:delText xml:space="preserve"> to an average of 52%, and </w:delText>
        </w:r>
        <w:r w:rsidR="0056403A" w:rsidDel="008C69FF">
          <w:delText>at times</w:delText>
        </w:r>
        <w:r w:rsidR="00AC589B" w:rsidDel="008C69FF">
          <w:delText xml:space="preserve"> &gt;</w:delText>
        </w:r>
        <w:r w:rsidR="00925F25" w:rsidDel="008C69FF">
          <w:delText>75</w:delText>
        </w:r>
        <w:r w:rsidR="00AC589B" w:rsidDel="008C69FF">
          <w:delText>%</w:delText>
        </w:r>
        <w:r w:rsidR="00322B0A" w:rsidDel="008C69FF">
          <w:delText xml:space="preserve"> (Figure 1a, Ernest and Brown 2001; Thibault et al. 2010)</w:delText>
        </w:r>
        <w:r w:rsidR="00AC589B" w:rsidDel="008C69FF">
          <w:delText>.</w:delText>
        </w:r>
        <w:r w:rsidR="00AC589B" w:rsidDel="008C69FF">
          <w:rPr>
            <w:i/>
            <w:iCs/>
          </w:rPr>
          <w:delText xml:space="preserve"> </w:delText>
        </w:r>
        <w:r w:rsidR="00E91EEC" w:rsidDel="008C69FF">
          <w:delText>During</w:delText>
        </w:r>
        <w:r w:rsidR="00FB3592" w:rsidDel="008C69FF">
          <w:delText xml:space="preserve"> </w:delText>
        </w:r>
        <w:r w:rsidR="00523EC5" w:rsidDel="008C69FF">
          <w:delText>a</w:delText>
        </w:r>
        <w:r w:rsidR="002E4A52" w:rsidDel="008C69FF">
          <w:delText xml:space="preserve"> period of </w:delText>
        </w:r>
        <w:r w:rsidR="00E91EEC" w:rsidDel="008C69FF">
          <w:delText xml:space="preserve">community-wide low rodent abundance associated with </w:delText>
        </w:r>
        <w:r w:rsidR="002E4A52" w:rsidDel="008C69FF">
          <w:delText>low plant productivity from</w:delText>
        </w:r>
        <w:r w:rsidR="00FB3592" w:rsidDel="008C69FF">
          <w:delText xml:space="preserve"> 2008-2010</w:delText>
        </w:r>
        <w:r w:rsidR="00E91EEC" w:rsidDel="008C69FF">
          <w:delText xml:space="preserve"> and severe drought from 2010-2012</w:delText>
        </w:r>
        <w:r w:rsidR="00FB3592" w:rsidDel="008C69FF">
          <w:delText>, the rodent community reorganized once again</w:delText>
        </w:r>
        <w:r w:rsidR="00432606" w:rsidDel="008C69FF">
          <w:delText xml:space="preserve">, in the first </w:delText>
        </w:r>
        <w:r w:rsidR="00022661" w:rsidDel="008C69FF">
          <w:delText>such</w:delText>
        </w:r>
        <w:r w:rsidR="00432606" w:rsidDel="008C69FF">
          <w:delText xml:space="preserve"> </w:delText>
        </w:r>
        <w:r w:rsidR="00515AE5" w:rsidDel="008C69FF">
          <w:delText>transition</w:delText>
        </w:r>
        <w:r w:rsidR="00432606" w:rsidDel="008C69FF">
          <w:delText xml:space="preserve"> since </w:delText>
        </w:r>
        <w:r w:rsidR="005B06E0" w:rsidDel="008C69FF">
          <w:delText>the 1990</w:delText>
        </w:r>
        <w:r w:rsidR="00BF59D3" w:rsidDel="008C69FF">
          <w:delText>s</w:delText>
        </w:r>
        <w:r w:rsidR="00432606" w:rsidDel="008C69FF">
          <w:delText xml:space="preserve"> (Christensen et al 201</w:delText>
        </w:r>
        <w:r w:rsidR="006E3709" w:rsidDel="008C69FF">
          <w:delText>8</w:delText>
        </w:r>
        <w:r w:rsidR="00432606" w:rsidDel="008C69FF">
          <w:delText xml:space="preserve">). </w:delText>
        </w:r>
        <w:r w:rsidR="00A24001" w:rsidDel="008C69FF">
          <w:rPr>
            <w:i/>
            <w:iCs/>
          </w:rPr>
          <w:delText xml:space="preserve">C. balieyi </w:delText>
        </w:r>
        <w:r w:rsidR="000B724F" w:rsidDel="008C69FF">
          <w:delText>remains present in the community but is</w:delText>
        </w:r>
        <w:r w:rsidR="00BC5658" w:rsidDel="008C69FF">
          <w:delText xml:space="preserve"> relatively </w:delText>
        </w:r>
        <w:r w:rsidR="00AB0F6D" w:rsidDel="008C69FF">
          <w:delText>scarce, although</w:delText>
        </w:r>
        <w:r w:rsidR="00BC5658" w:rsidDel="008C69FF">
          <w:delText xml:space="preserve"> other species of </w:delText>
        </w:r>
        <w:r w:rsidR="00744AA3" w:rsidDel="008C69FF">
          <w:delText xml:space="preserve">small granivores, </w:delText>
        </w:r>
        <w:r w:rsidR="00E505B7" w:rsidDel="008C69FF">
          <w:delText>chiefly</w:delText>
        </w:r>
        <w:r w:rsidR="00744AA3" w:rsidDel="008C69FF">
          <w:delText xml:space="preserve"> the desert pocket mouse </w:delText>
        </w:r>
        <w:r w:rsidR="00744AA3" w:rsidDel="008C69FF">
          <w:rPr>
            <w:i/>
            <w:iCs/>
          </w:rPr>
          <w:delText>Chaetodipus penctillatus</w:delText>
        </w:r>
        <w:r w:rsidR="00744AA3" w:rsidDel="008C69FF">
          <w:delText>,</w:delText>
        </w:r>
        <w:r w:rsidR="004E0767" w:rsidDel="008C69FF">
          <w:delText xml:space="preserve"> </w:delText>
        </w:r>
        <w:r w:rsidR="00744AA3" w:rsidDel="008C69FF">
          <w:delText>are</w:delText>
        </w:r>
        <w:r w:rsidR="004E0767" w:rsidDel="008C69FF">
          <w:delText xml:space="preserve"> </w:delText>
        </w:r>
        <w:r w:rsidR="00CA39D9" w:rsidDel="008C69FF">
          <w:delText xml:space="preserve">proportionally </w:delText>
        </w:r>
        <w:r w:rsidR="004E0767" w:rsidDel="008C69FF">
          <w:delText xml:space="preserve">more abundant than in previous </w:delText>
        </w:r>
        <w:r w:rsidR="00744AA3" w:rsidDel="008C69FF">
          <w:delText>states of the system</w:delText>
        </w:r>
        <w:r w:rsidR="004E0767" w:rsidDel="008C69FF">
          <w:delText xml:space="preserve">. </w:delText>
        </w:r>
      </w:del>
    </w:p>
    <w:p w14:paraId="1EACD62D" w14:textId="726A30DB" w:rsidR="00B06DD7" w:rsidRPr="00225889" w:rsidDel="008C69FF" w:rsidRDefault="00533360" w:rsidP="00B06DD7">
      <w:pPr>
        <w:rPr>
          <w:del w:id="394" w:author="Renata M. Diaz" w:date="2021-08-14T18:43:00Z"/>
          <w:iCs/>
        </w:rPr>
      </w:pPr>
      <w:del w:id="395" w:author="Renata M. Diaz" w:date="2021-08-14T18:43:00Z">
        <w:r w:rsidDel="008C69FF">
          <w:tab/>
        </w:r>
        <w:r w:rsidR="0045635A" w:rsidDel="008C69FF">
          <w:delText xml:space="preserve">Here, we investigate how </w:delText>
        </w:r>
        <w:r w:rsidR="00AC589B" w:rsidDel="008C69FF">
          <w:delText>shifting conditions</w:delText>
        </w:r>
        <w:r w:rsidR="00FC748F" w:rsidDel="008C69FF">
          <w:delText xml:space="preserve"> affect energetic compensation, using the recent reorganization of the Portal rodent community as a case study</w:delText>
        </w:r>
        <w:r w:rsidR="00744AA3" w:rsidDel="008C69FF">
          <w:rPr>
            <w:iCs/>
          </w:rPr>
          <w:delText xml:space="preserve">. If conditions have changed such that </w:delText>
        </w:r>
        <w:r w:rsidR="00744AA3" w:rsidDel="008C69FF">
          <w:rPr>
            <w:i/>
          </w:rPr>
          <w:delText xml:space="preserve">C. baileyi </w:delText>
        </w:r>
        <w:r w:rsidR="00744AA3" w:rsidDel="008C69FF">
          <w:rPr>
            <w:iCs/>
          </w:rPr>
          <w:delText xml:space="preserve">is no longer capable of maintaining </w:delText>
        </w:r>
        <w:r w:rsidR="00225889" w:rsidDel="008C69FF">
          <w:rPr>
            <w:iCs/>
          </w:rPr>
          <w:delText>high abundances</w:delText>
        </w:r>
        <w:r w:rsidR="00D56730" w:rsidDel="008C69FF">
          <w:rPr>
            <w:iCs/>
          </w:rPr>
          <w:delText xml:space="preserve">, </w:delText>
        </w:r>
        <w:r w:rsidR="00225889" w:rsidDel="008C69FF">
          <w:rPr>
            <w:iCs/>
          </w:rPr>
          <w:delText xml:space="preserve">even on plots where kangaroo rats have been removed, </w:delText>
        </w:r>
        <w:r w:rsidR="00744AA3" w:rsidDel="008C69FF">
          <w:rPr>
            <w:iCs/>
          </w:rPr>
          <w:delText xml:space="preserve">compensation may have broken down with the decline in </w:delText>
        </w:r>
        <w:r w:rsidR="00744AA3" w:rsidDel="008C69FF">
          <w:rPr>
            <w:i/>
          </w:rPr>
          <w:delText>C. baileyi</w:delText>
        </w:r>
        <w:r w:rsidR="00744AA3" w:rsidDel="008C69FF">
          <w:rPr>
            <w:iCs/>
          </w:rPr>
          <w:delText>. However</w:delText>
        </w:r>
        <w:r w:rsidR="001373B0" w:rsidDel="008C69FF">
          <w:rPr>
            <w:iCs/>
          </w:rPr>
          <w:delText xml:space="preserve"> –</w:delText>
        </w:r>
        <w:r w:rsidR="0058525C" w:rsidDel="008C69FF">
          <w:rPr>
            <w:iCs/>
          </w:rPr>
          <w:delText xml:space="preserve"> </w:delText>
        </w:r>
        <w:r w:rsidR="001373B0" w:rsidDel="008C69FF">
          <w:rPr>
            <w:iCs/>
          </w:rPr>
          <w:delText>especially</w:delText>
        </w:r>
        <w:r w:rsidR="0058525C" w:rsidDel="008C69FF">
          <w:rPr>
            <w:iCs/>
          </w:rPr>
          <w:delText xml:space="preserve"> </w:delText>
        </w:r>
        <w:r w:rsidR="00744AA3" w:rsidDel="008C69FF">
          <w:rPr>
            <w:iCs/>
          </w:rPr>
          <w:delText xml:space="preserve">if the increasing </w:delText>
        </w:r>
        <w:r w:rsidR="00FC748F" w:rsidDel="008C69FF">
          <w:rPr>
            <w:iCs/>
          </w:rPr>
          <w:delText xml:space="preserve">relative </w:delText>
        </w:r>
        <w:r w:rsidR="00744AA3" w:rsidDel="008C69FF">
          <w:rPr>
            <w:iCs/>
          </w:rPr>
          <w:delText xml:space="preserve">abundance of </w:delText>
        </w:r>
        <w:r w:rsidR="004C3DED" w:rsidDel="008C69FF">
          <w:rPr>
            <w:iCs/>
          </w:rPr>
          <w:delText>small</w:delText>
        </w:r>
        <w:r w:rsidR="00744AA3" w:rsidDel="008C69FF">
          <w:rPr>
            <w:iCs/>
          </w:rPr>
          <w:delText xml:space="preserve"> </w:delText>
        </w:r>
        <w:r w:rsidR="00FC748F" w:rsidDel="008C69FF">
          <w:rPr>
            <w:iCs/>
          </w:rPr>
          <w:delText>granivores</w:delText>
        </w:r>
        <w:r w:rsidR="00744AA3" w:rsidDel="008C69FF">
          <w:rPr>
            <w:iCs/>
          </w:rPr>
          <w:delText xml:space="preserve"> </w:delText>
        </w:r>
        <w:r w:rsidR="00ED7A8D" w:rsidDel="008C69FF">
          <w:rPr>
            <w:iCs/>
          </w:rPr>
          <w:delText xml:space="preserve">sitewide </w:delText>
        </w:r>
        <w:r w:rsidR="00744AA3" w:rsidDel="008C69FF">
          <w:rPr>
            <w:iCs/>
          </w:rPr>
          <w:delText>reflects a shift in conditions favoring those species</w:delText>
        </w:r>
        <w:r w:rsidR="0058525C" w:rsidDel="008C69FF">
          <w:rPr>
            <w:iCs/>
          </w:rPr>
          <w:delText xml:space="preserve"> – other species</w:delText>
        </w:r>
        <w:r w:rsidR="00744AA3" w:rsidDel="008C69FF">
          <w:rPr>
            <w:iCs/>
          </w:rPr>
          <w:delText xml:space="preserve"> may </w:delText>
        </w:r>
        <w:r w:rsidR="0058525C" w:rsidDel="008C69FF">
          <w:rPr>
            <w:iCs/>
          </w:rPr>
          <w:delText xml:space="preserve">now </w:delText>
        </w:r>
        <w:r w:rsidR="00744AA3" w:rsidDel="008C69FF">
          <w:rPr>
            <w:iCs/>
          </w:rPr>
          <w:delText>be able to access</w:delText>
        </w:r>
        <w:r w:rsidR="00DC49CC" w:rsidDel="008C69FF">
          <w:rPr>
            <w:iCs/>
          </w:rPr>
          <w:delText xml:space="preserve"> more resources </w:delText>
        </w:r>
        <w:r w:rsidR="00FC748F" w:rsidDel="008C69FF">
          <w:rPr>
            <w:iCs/>
          </w:rPr>
          <w:delText xml:space="preserve">than they have been in the past, and may therefore maintain some degree of </w:delText>
        </w:r>
        <w:r w:rsidR="00CD72EE" w:rsidDel="008C69FF">
          <w:rPr>
            <w:iCs/>
          </w:rPr>
          <w:delText>compensation</w:delText>
        </w:r>
        <w:r w:rsidR="00FC748F" w:rsidDel="008C69FF">
          <w:delText xml:space="preserve">. </w:delText>
        </w:r>
        <w:r w:rsidR="001373B0" w:rsidDel="008C69FF">
          <w:delText>To situate these shifts in rodent community dynamics in broader context, we also explore trends in climatic and habitat conditions surrounding the most recent community reorganization event.</w:delText>
        </w:r>
      </w:del>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09762A7F"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proofErr w:type="spellStart"/>
      <w:r w:rsidR="008C77A4">
        <w:rPr>
          <w:i/>
        </w:rPr>
        <w:t>D</w:t>
      </w:r>
      <w:ins w:id="396" w:author="Renata M. Diaz" w:date="2021-08-15T11:06:00Z">
        <w:r w:rsidR="00E639A7">
          <w:rPr>
            <w:i/>
          </w:rPr>
          <w:t>ipodomys</w:t>
        </w:r>
      </w:ins>
      <w:proofErr w:type="spellEnd"/>
      <w:del w:id="397" w:author="Renata M. Diaz" w:date="2021-08-15T11:06:00Z">
        <w:r w:rsidR="008C77A4" w:rsidDel="00E639A7">
          <w:rPr>
            <w:i/>
          </w:rPr>
          <w:delText>.</w:delText>
        </w:r>
      </w:del>
      <w:r w:rsidR="008C77A4">
        <w:rPr>
          <w:i/>
        </w:rPr>
        <w:t xml:space="preserve"> spectabilis, D. </w:t>
      </w:r>
      <w:proofErr w:type="spellStart"/>
      <w:r w:rsidR="008C77A4">
        <w:rPr>
          <w:i/>
        </w:rPr>
        <w:t>merriami</w:t>
      </w:r>
      <w:proofErr w:type="spellEnd"/>
      <w:r w:rsidR="008C77A4">
        <w:rPr>
          <w:i/>
        </w:rPr>
        <w:t xml:space="preserve">, </w:t>
      </w:r>
      <w:r w:rsidR="008C77A4">
        <w:rPr>
          <w:iCs/>
        </w:rPr>
        <w:t xml:space="preserve">and </w:t>
      </w:r>
      <w:r w:rsidR="008C77A4">
        <w:rPr>
          <w:i/>
        </w:rPr>
        <w:t xml:space="preserve">D. </w:t>
      </w:r>
      <w:proofErr w:type="spellStart"/>
      <w:r w:rsidR="008C77A4" w:rsidRPr="008C77A4">
        <w:rPr>
          <w:i/>
        </w:rPr>
        <w:t>ordii</w:t>
      </w:r>
      <w:proofErr w:type="spellEnd"/>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xml:space="preserve">. </w:t>
      </w:r>
      <w:del w:id="398" w:author="Renata M. Diaz" w:date="2021-08-15T11:00:00Z">
        <w:r w:rsidR="008418DA" w:rsidDel="00BB070D">
          <w:delText>The</w:delText>
        </w:r>
        <w:r w:rsidDel="00BB070D">
          <w:delText xml:space="preserve"> plant communities</w:delText>
        </w:r>
        <w:r w:rsidR="008418DA" w:rsidDel="00BB070D">
          <w:delText xml:space="preserve"> on the plots</w:delText>
        </w:r>
        <w:r w:rsidDel="00BB070D">
          <w:delText xml:space="preserve"> are censused twice a </w:delText>
        </w:r>
        <w:r w:rsidR="00453F2B" w:rsidDel="00BB070D">
          <w:delText xml:space="preserve">year, </w:delText>
        </w:r>
        <w:r w:rsidR="00B46F7A" w:rsidDel="00BB070D">
          <w:delText xml:space="preserve">to capture distinct winter and summer plant communities associated with winter and summer rainy seasons, </w:delText>
        </w:r>
        <w:r w:rsidR="00453F2B" w:rsidDel="00BB070D">
          <w:delText>and p</w:delText>
        </w:r>
        <w:r w:rsidR="004943D8" w:rsidDel="00BB070D">
          <w:delText>recipitation and temperature data have been collected</w:delText>
        </w:r>
        <w:r w:rsidR="00414443" w:rsidDel="00BB070D">
          <w:delText xml:space="preserve"> with automated weather stations </w:delText>
        </w:r>
        <w:r w:rsidR="00D854A5" w:rsidDel="00BB070D">
          <w:delText>since</w:delText>
        </w:r>
        <w:r w:rsidR="00414443" w:rsidDel="00BB070D">
          <w:delText xml:space="preserve"> 1989</w:delText>
        </w:r>
        <w:r w:rsidR="004943D8" w:rsidDel="00BB070D">
          <w:delText xml:space="preserve">. </w:delText>
        </w:r>
      </w:del>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66ECC622"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w:t>
      </w:r>
      <w:proofErr w:type="gramStart"/>
      <w:r>
        <w:t>period of time</w:t>
      </w:r>
      <w:proofErr w:type="gramEnd"/>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w:t>
      </w:r>
      <w:proofErr w:type="spellStart"/>
      <w:r w:rsidR="00974CAE">
        <w:rPr>
          <w:i/>
        </w:rPr>
        <w:t>baileyi</w:t>
      </w:r>
      <w:proofErr w:type="spellEnd"/>
      <w:r w:rsidR="00974CAE">
        <w:rPr>
          <w:i/>
        </w:rPr>
        <w:t xml:space="preserve"> </w:t>
      </w:r>
      <w:r w:rsidR="00974CAE">
        <w:rPr>
          <w:iCs/>
        </w:rPr>
        <w:t>was captured on all exclosure plots at the site</w:t>
      </w:r>
      <w:r w:rsidR="00CB45BB">
        <w:rPr>
          <w:iCs/>
        </w:rPr>
        <w:t xml:space="preserve"> (Bledsoe </w:t>
      </w:r>
      <w:del w:id="399" w:author="Renata M. Diaz" w:date="2021-08-18T09:23:00Z">
        <w:r w:rsidR="007516B6" w:rsidDel="007851D1">
          <w:rPr>
            <w:iCs/>
          </w:rPr>
          <w:delText xml:space="preserve"> </w:delText>
        </w:r>
      </w:del>
      <w:r w:rsidR="007516B6">
        <w:rPr>
          <w:iCs/>
        </w:rPr>
        <w:t xml:space="preserve">and Ernest </w:t>
      </w:r>
      <w:del w:id="400" w:author="Renata M. Diaz" w:date="2021-08-18T09:24:00Z">
        <w:r w:rsidR="00CB45BB" w:rsidDel="007851D1">
          <w:rPr>
            <w:iCs/>
          </w:rPr>
          <w:delText>2020</w:delText>
        </w:r>
      </w:del>
      <w:ins w:id="401" w:author="Renata M. Diaz" w:date="2021-08-18T09:24:00Z">
        <w:r w:rsidR="007851D1">
          <w:rPr>
            <w:iCs/>
          </w:rPr>
          <w:t>2019</w:t>
        </w:r>
      </w:ins>
      <w:r w:rsidR="00CB45BB">
        <w:rPr>
          <w:iCs/>
        </w:rPr>
        <w:t>)</w:t>
      </w:r>
      <w:r w:rsidR="00974CAE">
        <w:t xml:space="preserve">, </w:t>
      </w:r>
      <w:r w:rsidR="00A912BD">
        <w:t>until 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w:t>
      </w:r>
      <w:r w:rsidR="000C3216">
        <w:rPr>
          <w:iCs/>
        </w:rPr>
        <w:lastRenderedPageBreak/>
        <w:t>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proofErr w:type="spellStart"/>
      <w:r w:rsidR="00F75914">
        <w:rPr>
          <w:i/>
        </w:rPr>
        <w:t>portal</w:t>
      </w:r>
      <w:r w:rsidR="00DB46C7">
        <w:rPr>
          <w:i/>
        </w:rPr>
        <w:t>r</w:t>
      </w:r>
      <w:proofErr w:type="spellEnd"/>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34C5A416" w:rsidR="009136F7" w:rsidRPr="00C92FE3" w:rsidRDefault="000A3B27">
      <w:pPr>
        <w:pStyle w:val="Writing"/>
        <w:rPr>
          <w:iCs/>
        </w:rPr>
        <w:pPrChange w:id="402" w:author="Renata M. Diaz" w:date="2021-08-15T11:17:00Z">
          <w:pPr>
            <w:ind w:firstLine="720"/>
          </w:pPr>
        </w:pPrChange>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moveToRangeStart w:id="403" w:author="Renata M. Diaz" w:date="2021-08-15T10:36:00Z" w:name="move79916228"/>
      <w:moveTo w:id="404" w:author="Renata M. Diaz" w:date="2021-08-15T10:36:00Z">
        <w:del w:id="405" w:author="Renata M. Diaz" w:date="2021-08-15T10:45:00Z">
          <w:r w:rsidR="00191FE5" w:rsidDel="00F2478D">
            <w:rPr>
              <w:iCs/>
            </w:rPr>
            <w:delText>calculated the proportion of treatment-level energy use accounted for by</w:delText>
          </w:r>
        </w:del>
        <w:del w:id="406" w:author="Renata M. Diaz" w:date="2021-08-15T10:37:00Z">
          <w:r w:rsidR="00191FE5" w:rsidDel="00191FE5">
            <w:rPr>
              <w:iCs/>
            </w:rPr>
            <w:delText xml:space="preserve"> all </w:delText>
          </w:r>
        </w:del>
        <w:del w:id="407" w:author="Renata M. Diaz" w:date="2021-08-15T10:36:00Z">
          <w:r w:rsidR="00191FE5" w:rsidDel="00191FE5">
            <w:rPr>
              <w:iCs/>
            </w:rPr>
            <w:delText>small</w:delText>
          </w:r>
        </w:del>
        <w:del w:id="408" w:author="Renata M. Diaz" w:date="2021-08-15T10:45:00Z">
          <w:r w:rsidR="00191FE5" w:rsidDel="00F2478D">
            <w:rPr>
              <w:iCs/>
            </w:rPr>
            <w:delText xml:space="preserve"> </w:delText>
          </w:r>
        </w:del>
      </w:moveTo>
      <w:ins w:id="409" w:author="Renata M. Diaz" w:date="2021-08-15T10:42:00Z">
        <w:r w:rsidR="00B05CDB">
          <w:t xml:space="preserve">To measure the overall impact of kangaroo rat removal on </w:t>
        </w:r>
      </w:ins>
      <w:proofErr w:type="spellStart"/>
      <w:ins w:id="410" w:author="Renata M. Diaz" w:date="2021-08-18T11:11:00Z">
        <w:r w:rsidR="003D228D">
          <w:rPr>
            <w:i/>
          </w:rPr>
          <w:t>Etot</w:t>
        </w:r>
      </w:ins>
      <w:proofErr w:type="spellEnd"/>
      <w:ins w:id="411" w:author="Renata M. Diaz" w:date="2021-08-15T10:42:00Z">
        <w:r w:rsidR="00B05CDB">
          <w:rPr>
            <w:iCs/>
          </w:rPr>
          <w:t xml:space="preserve">, we </w:t>
        </w:r>
      </w:ins>
      <w:ins w:id="412" w:author="Renata M. Diaz" w:date="2021-08-15T10:43:00Z">
        <w:r w:rsidR="00B05CDB">
          <w:rPr>
            <w:iCs/>
          </w:rPr>
          <w:t xml:space="preserve">calculated </w:t>
        </w:r>
      </w:ins>
      <w:ins w:id="413" w:author="Renata M. Diaz" w:date="2021-08-18T09:20:00Z">
        <w:r w:rsidR="006D70A7">
          <w:rPr>
            <w:iCs/>
          </w:rPr>
          <w:t xml:space="preserve">a “total energy ratio” </w:t>
        </w:r>
      </w:ins>
      <w:ins w:id="414" w:author="Renata M. Diaz" w:date="2021-08-18T09:21:00Z">
        <w:r w:rsidR="006D70A7">
          <w:rPr>
            <w:iCs/>
          </w:rPr>
          <w:t>as</w:t>
        </w:r>
      </w:ins>
      <w:ins w:id="415" w:author="Renata M. Diaz" w:date="2021-08-18T09:20:00Z">
        <w:r w:rsidR="006D70A7">
          <w:rPr>
            <w:iCs/>
          </w:rPr>
          <w:t xml:space="preserve"> the</w:t>
        </w:r>
      </w:ins>
      <w:ins w:id="416" w:author="Renata M. Diaz" w:date="2021-08-15T10:43:00Z">
        <w:r w:rsidR="00B05CDB">
          <w:rPr>
            <w:iCs/>
          </w:rPr>
          <w:t xml:space="preserve"> ratio of </w:t>
        </w:r>
      </w:ins>
      <w:ins w:id="417" w:author="Renata M. Diaz" w:date="2021-08-15T10:44:00Z">
        <w:r w:rsidR="00B05CDB">
          <w:rPr>
            <w:iCs/>
          </w:rPr>
          <w:t xml:space="preserve">treatment-level </w:t>
        </w:r>
      </w:ins>
      <w:proofErr w:type="spellStart"/>
      <w:ins w:id="418" w:author="Renata M. Diaz" w:date="2021-08-18T11:11:00Z">
        <w:r w:rsidR="003D228D">
          <w:rPr>
            <w:i/>
          </w:rPr>
          <w:t>Etot</w:t>
        </w:r>
      </w:ins>
      <w:proofErr w:type="spellEnd"/>
      <w:ins w:id="419" w:author="Renata M. Diaz" w:date="2021-08-15T10:43:00Z">
        <w:r w:rsidR="00B05CDB">
          <w:rPr>
            <w:i/>
          </w:rPr>
          <w:t xml:space="preserve"> </w:t>
        </w:r>
      </w:ins>
      <w:ins w:id="420" w:author="Renata M. Diaz" w:date="2021-08-15T10:44:00Z">
        <w:r w:rsidR="00B05CDB">
          <w:rPr>
            <w:iCs/>
          </w:rPr>
          <w:t>for</w:t>
        </w:r>
      </w:ins>
      <w:ins w:id="421" w:author="Renata M. Diaz" w:date="2021-08-15T10:43:00Z">
        <w:r w:rsidR="00B05CDB">
          <w:rPr>
            <w:iCs/>
          </w:rPr>
          <w:t xml:space="preserve"> </w:t>
        </w:r>
      </w:ins>
      <w:ins w:id="422" w:author="Renata M. Diaz" w:date="2021-08-15T10:44:00Z">
        <w:r w:rsidR="00B05CDB">
          <w:rPr>
            <w:iCs/>
          </w:rPr>
          <w:t>kangaroo-rat exclosure</w:t>
        </w:r>
      </w:ins>
      <w:ins w:id="423" w:author="Renata M. Diaz" w:date="2021-08-15T10:43:00Z">
        <w:r w:rsidR="00B05CDB">
          <w:rPr>
            <w:iCs/>
          </w:rPr>
          <w:t xml:space="preserve"> plots </w:t>
        </w:r>
      </w:ins>
      <w:ins w:id="424" w:author="Renata M. Diaz" w:date="2021-08-15T10:44:00Z">
        <w:r w:rsidR="00B05CDB">
          <w:rPr>
            <w:iCs/>
          </w:rPr>
          <w:t>relative to unmanipulated control plots</w:t>
        </w:r>
      </w:ins>
      <w:ins w:id="425" w:author="Renata M. Diaz" w:date="2021-08-18T09:21:00Z">
        <w:r w:rsidR="006D70A7">
          <w:rPr>
            <w:iCs/>
          </w:rPr>
          <w:t xml:space="preserve">, </w:t>
        </w:r>
      </w:ins>
      <w:proofErr w:type="gramStart"/>
      <w:ins w:id="426" w:author="Renata M. Diaz" w:date="2021-08-18T11:14:00Z">
        <w:r w:rsidR="004C4F5F">
          <w:rPr>
            <w:iCs/>
          </w:rPr>
          <w:t>i.e.</w:t>
        </w:r>
        <w:proofErr w:type="gramEnd"/>
        <w:r w:rsidR="004C4F5F">
          <w:rPr>
            <w:iCs/>
          </w:rPr>
          <w:t xml:space="preserve"> </w:t>
        </w:r>
      </w:ins>
      <w:proofErr w:type="spellStart"/>
      <w:ins w:id="427" w:author="Renata M. Diaz" w:date="2021-08-18T11:11:00Z">
        <w:r w:rsidR="003D228D">
          <w:rPr>
            <w:i/>
          </w:rPr>
          <w:t>Etot</w:t>
        </w:r>
      </w:ins>
      <w:ins w:id="428" w:author="Renata M. Diaz" w:date="2021-08-18T09:21:00Z">
        <w:r w:rsidR="006D70A7">
          <w:rPr>
            <w:i/>
            <w:vertAlign w:val="subscript"/>
          </w:rPr>
          <w:t>E</w:t>
        </w:r>
        <w:proofErr w:type="spellEnd"/>
        <w:r w:rsidR="006D70A7">
          <w:rPr>
            <w:i/>
          </w:rPr>
          <w:t>/</w:t>
        </w:r>
      </w:ins>
      <w:proofErr w:type="spellStart"/>
      <w:ins w:id="429" w:author="Renata M. Diaz" w:date="2021-08-18T11:11:00Z">
        <w:r w:rsidR="003D228D">
          <w:rPr>
            <w:i/>
          </w:rPr>
          <w:t>Etot</w:t>
        </w:r>
      </w:ins>
      <w:ins w:id="430" w:author="Renata M. Diaz" w:date="2021-08-18T09:21:00Z">
        <w:r w:rsidR="006D70A7">
          <w:rPr>
            <w:i/>
            <w:vertAlign w:val="subscript"/>
          </w:rPr>
          <w:t>C</w:t>
        </w:r>
        <w:proofErr w:type="spellEnd"/>
        <w:r w:rsidR="006D70A7">
          <w:rPr>
            <w:i/>
          </w:rPr>
          <w:t xml:space="preserve"> </w:t>
        </w:r>
        <w:r w:rsidR="006D70A7">
          <w:rPr>
            <w:iCs/>
          </w:rPr>
          <w:t xml:space="preserve">where </w:t>
        </w:r>
      </w:ins>
      <w:proofErr w:type="spellStart"/>
      <w:ins w:id="431" w:author="Renata M. Diaz" w:date="2021-08-18T11:11:00Z">
        <w:r w:rsidR="003D228D">
          <w:rPr>
            <w:i/>
          </w:rPr>
          <w:t>Etot</w:t>
        </w:r>
      </w:ins>
      <w:ins w:id="432" w:author="Renata M. Diaz" w:date="2021-08-18T09:22:00Z">
        <w:r w:rsidR="006D70A7">
          <w:rPr>
            <w:i/>
            <w:vertAlign w:val="subscript"/>
          </w:rPr>
          <w:t>E</w:t>
        </w:r>
        <w:proofErr w:type="spellEnd"/>
        <w:r w:rsidR="006D70A7">
          <w:rPr>
            <w:i/>
          </w:rPr>
          <w:t xml:space="preserve"> </w:t>
        </w:r>
        <w:r w:rsidR="006D70A7">
          <w:rPr>
            <w:iCs/>
          </w:rPr>
          <w:t xml:space="preserve">and </w:t>
        </w:r>
      </w:ins>
      <w:proofErr w:type="spellStart"/>
      <w:ins w:id="433" w:author="Renata M. Diaz" w:date="2021-08-18T11:11:00Z">
        <w:r w:rsidR="003D228D">
          <w:rPr>
            <w:i/>
          </w:rPr>
          <w:t>Etot</w:t>
        </w:r>
      </w:ins>
      <w:ins w:id="434" w:author="Renata M. Diaz" w:date="2021-08-18T09:22:00Z">
        <w:r w:rsidR="006D70A7">
          <w:rPr>
            <w:i/>
            <w:vertAlign w:val="subscript"/>
          </w:rPr>
          <w:t>C</w:t>
        </w:r>
        <w:proofErr w:type="spellEnd"/>
        <w:r w:rsidR="006D70A7">
          <w:rPr>
            <w:iCs/>
          </w:rPr>
          <w:t xml:space="preserve"> are total energy use on exclosures and controls, respectively</w:t>
        </w:r>
      </w:ins>
      <w:ins w:id="435" w:author="Renata M. Diaz" w:date="2021-08-18T09:18:00Z">
        <w:r w:rsidR="006D70A7">
          <w:rPr>
            <w:iCs/>
          </w:rPr>
          <w:t xml:space="preserve"> (</w:t>
        </w:r>
      </w:ins>
      <w:ins w:id="436" w:author="Renata M. Diaz" w:date="2021-08-18T09:21:00Z">
        <w:r w:rsidR="006D70A7">
          <w:rPr>
            <w:iCs/>
          </w:rPr>
          <w:t>T</w:t>
        </w:r>
      </w:ins>
      <w:ins w:id="437" w:author="Renata M. Diaz" w:date="2021-08-15T10:46:00Z">
        <w:r w:rsidR="0055358C">
          <w:rPr>
            <w:iCs/>
          </w:rPr>
          <w:t>hibault et al 2010; Bledsoe and Ernest 2019)</w:t>
        </w:r>
      </w:ins>
      <w:ins w:id="438" w:author="Renata M. Diaz" w:date="2021-08-15T10:44:00Z">
        <w:r w:rsidR="00B05CDB">
          <w:t>.</w:t>
        </w:r>
      </w:ins>
      <w:ins w:id="439" w:author="Renata M. Diaz" w:date="2021-08-18T09:19:00Z">
        <w:r w:rsidR="006D70A7">
          <w:t xml:space="preserve"> </w:t>
        </w:r>
      </w:ins>
      <w:ins w:id="440" w:author="Renata M. Diaz" w:date="2021-08-18T09:21:00Z">
        <w:r w:rsidR="006D70A7">
          <w:t>The total energy ratio</w:t>
        </w:r>
      </w:ins>
      <w:ins w:id="441" w:author="Renata M. Diaz" w:date="2021-08-18T09:22:00Z">
        <w:r w:rsidR="006D70A7">
          <w:t xml:space="preserve"> i</w:t>
        </w:r>
      </w:ins>
      <w:ins w:id="442" w:author="Renata M. Diaz" w:date="2021-08-15T10:44:00Z">
        <w:r w:rsidR="00B05CDB">
          <w:t xml:space="preserve">s distinct from energetic compensation, which we defined </w:t>
        </w:r>
      </w:ins>
      <w:ins w:id="443" w:author="Renata M. Diaz" w:date="2021-08-15T10:42:00Z">
        <w:r w:rsidR="00B05CDB">
          <w:t>as the proportion of the energy made available by removing kangaroo rats from the community that is taken up via compensatory increases in energy use by small granivores</w:t>
        </w:r>
      </w:ins>
      <w:ins w:id="444" w:author="Renata M. Diaz" w:date="2021-08-15T10:49:00Z">
        <w:r w:rsidR="003F106C">
          <w:t xml:space="preserve"> (all granivorous species other than kangaroo rats; </w:t>
        </w:r>
        <w:proofErr w:type="spellStart"/>
        <w:r w:rsidR="003F106C" w:rsidRPr="001B7D76">
          <w:rPr>
            <w:i/>
            <w:iCs/>
          </w:rPr>
          <w:t>Baiomys</w:t>
        </w:r>
        <w:proofErr w:type="spellEnd"/>
        <w:r w:rsidR="003F106C" w:rsidRPr="001B7D76">
          <w:rPr>
            <w:i/>
            <w:iCs/>
          </w:rPr>
          <w:t xml:space="preserve"> </w:t>
        </w:r>
        <w:proofErr w:type="spellStart"/>
        <w:r w:rsidR="003F106C" w:rsidRPr="001B7D76">
          <w:rPr>
            <w:i/>
            <w:iCs/>
          </w:rPr>
          <w:t>taylori</w:t>
        </w:r>
        <w:proofErr w:type="spellEnd"/>
        <w:r w:rsidR="003F106C" w:rsidRPr="001B7D76">
          <w:rPr>
            <w:i/>
            <w:iCs/>
          </w:rPr>
          <w:t xml:space="preserve">, </w:t>
        </w:r>
        <w:r w:rsidR="003F106C">
          <w:rPr>
            <w:i/>
            <w:iCs/>
          </w:rPr>
          <w:t>C.</w:t>
        </w:r>
        <w:r w:rsidR="003F106C" w:rsidRPr="001B7D76">
          <w:rPr>
            <w:i/>
            <w:iCs/>
          </w:rPr>
          <w:t xml:space="preserve"> </w:t>
        </w:r>
        <w:proofErr w:type="spellStart"/>
        <w:r w:rsidR="003F106C" w:rsidRPr="001B7D76">
          <w:rPr>
            <w:i/>
            <w:iCs/>
          </w:rPr>
          <w:t>baileyi</w:t>
        </w:r>
        <w:proofErr w:type="spellEnd"/>
        <w:r w:rsidR="003F106C" w:rsidRPr="001B7D76">
          <w:rPr>
            <w:i/>
            <w:iCs/>
          </w:rPr>
          <w:t xml:space="preserve">, </w:t>
        </w:r>
        <w:proofErr w:type="spellStart"/>
        <w:r w:rsidR="003F106C">
          <w:rPr>
            <w:i/>
            <w:iCs/>
          </w:rPr>
          <w:t>Chaetodipus</w:t>
        </w:r>
        <w:proofErr w:type="spellEnd"/>
        <w:r w:rsidR="003F106C" w:rsidRPr="001B7D76">
          <w:rPr>
            <w:i/>
            <w:iCs/>
          </w:rPr>
          <w:t xml:space="preserve"> </w:t>
        </w:r>
        <w:proofErr w:type="spellStart"/>
        <w:r w:rsidR="003F106C" w:rsidRPr="001B7D76">
          <w:rPr>
            <w:i/>
            <w:iCs/>
          </w:rPr>
          <w:t>hispidus</w:t>
        </w:r>
        <w:proofErr w:type="spellEnd"/>
        <w:r w:rsidR="003F106C">
          <w:rPr>
            <w:i/>
            <w:iCs/>
          </w:rPr>
          <w:t>,</w:t>
        </w:r>
        <w:r w:rsidR="003F106C" w:rsidRPr="007A795D">
          <w:rPr>
            <w:i/>
            <w:iCs/>
          </w:rPr>
          <w:t xml:space="preserve"> </w:t>
        </w:r>
        <w:proofErr w:type="spellStart"/>
        <w:r w:rsidR="003F106C">
          <w:rPr>
            <w:i/>
            <w:iCs/>
          </w:rPr>
          <w:t>Chaetodipus</w:t>
        </w:r>
        <w:proofErr w:type="spellEnd"/>
        <w:r w:rsidR="003F106C" w:rsidRPr="001B7D76">
          <w:rPr>
            <w:i/>
            <w:iCs/>
          </w:rPr>
          <w:t xml:space="preserve"> intermedius, </w:t>
        </w:r>
        <w:r w:rsidR="003F106C">
          <w:rPr>
            <w:i/>
            <w:iCs/>
          </w:rPr>
          <w:t>C.</w:t>
        </w:r>
        <w:r w:rsidR="003F106C" w:rsidRPr="001B7D76">
          <w:rPr>
            <w:i/>
            <w:iCs/>
          </w:rPr>
          <w:t xml:space="preserve"> </w:t>
        </w:r>
        <w:proofErr w:type="spellStart"/>
        <w:r w:rsidR="003F106C" w:rsidRPr="001B7D76">
          <w:rPr>
            <w:i/>
            <w:iCs/>
          </w:rPr>
          <w:t>penicillatus</w:t>
        </w:r>
        <w:proofErr w:type="spellEnd"/>
        <w:r w:rsidR="003F106C" w:rsidRPr="001B7D76">
          <w:rPr>
            <w:i/>
            <w:iCs/>
          </w:rPr>
          <w:t xml:space="preserve">, </w:t>
        </w:r>
        <w:proofErr w:type="spellStart"/>
        <w:r w:rsidR="003F106C" w:rsidRPr="001B7D76">
          <w:rPr>
            <w:i/>
            <w:iCs/>
          </w:rPr>
          <w:t>Perognathus</w:t>
        </w:r>
        <w:proofErr w:type="spellEnd"/>
        <w:r w:rsidR="003F106C" w:rsidRPr="001B7D76">
          <w:rPr>
            <w:i/>
            <w:iCs/>
          </w:rPr>
          <w:t xml:space="preserve"> flavus, Peromyscus </w:t>
        </w:r>
        <w:proofErr w:type="spellStart"/>
        <w:r w:rsidR="003F106C" w:rsidRPr="001B7D76">
          <w:rPr>
            <w:i/>
            <w:iCs/>
          </w:rPr>
          <w:t>eremicus</w:t>
        </w:r>
        <w:proofErr w:type="spellEnd"/>
        <w:r w:rsidR="003F106C" w:rsidRPr="001B7D76">
          <w:rPr>
            <w:i/>
            <w:iCs/>
          </w:rPr>
          <w:t xml:space="preserve">, Peromyscus </w:t>
        </w:r>
        <w:proofErr w:type="spellStart"/>
        <w:r w:rsidR="003F106C" w:rsidRPr="001B7D76">
          <w:rPr>
            <w:i/>
            <w:iCs/>
          </w:rPr>
          <w:t>leucopus</w:t>
        </w:r>
        <w:proofErr w:type="spellEnd"/>
        <w:r w:rsidR="003F106C" w:rsidRPr="001B7D76">
          <w:rPr>
            <w:i/>
            <w:iCs/>
          </w:rPr>
          <w:t xml:space="preserve">, Peromyscus maniculatus,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fulvescens</w:t>
        </w:r>
        <w:proofErr w:type="spellEnd"/>
        <w:r w:rsidR="003F106C" w:rsidRPr="001B7D76">
          <w:rPr>
            <w:i/>
            <w:iCs/>
          </w:rPr>
          <w:t xml:space="preserve">,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megalotis</w:t>
        </w:r>
        <w:proofErr w:type="spellEnd"/>
        <w:r w:rsidR="003F106C" w:rsidRPr="001B7D76">
          <w:rPr>
            <w:i/>
            <w:iCs/>
          </w:rPr>
          <w:t xml:space="preserve">, </w:t>
        </w:r>
        <w:r w:rsidR="003F106C">
          <w:t xml:space="preserve">and </w:t>
        </w:r>
        <w:proofErr w:type="spellStart"/>
        <w:r w:rsidR="003F106C" w:rsidRPr="001B7D76">
          <w:rPr>
            <w:i/>
            <w:iCs/>
          </w:rPr>
          <w:t>Reithrodontomys</w:t>
        </w:r>
        <w:proofErr w:type="spellEnd"/>
        <w:r w:rsidR="003F106C" w:rsidRPr="001B7D76">
          <w:rPr>
            <w:i/>
            <w:iCs/>
          </w:rPr>
          <w:t xml:space="preserve"> </w:t>
        </w:r>
        <w:proofErr w:type="spellStart"/>
        <w:r w:rsidR="003F106C" w:rsidRPr="001B7D76">
          <w:rPr>
            <w:i/>
            <w:iCs/>
          </w:rPr>
          <w:t>montanus</w:t>
        </w:r>
        <w:proofErr w:type="spellEnd"/>
        <w:r w:rsidR="003F106C">
          <w:t>)</w:t>
        </w:r>
      </w:ins>
      <w:ins w:id="445" w:author="Renata M. Diaz" w:date="2021-08-15T10:45:00Z">
        <w:r w:rsidR="00F2478D">
          <w:t xml:space="preserve">. </w:t>
        </w:r>
      </w:ins>
      <w:ins w:id="446" w:author="Renata M. Diaz" w:date="2021-08-15T10:42:00Z">
        <w:r w:rsidR="00B05CDB">
          <w:t>We calculated this as (</w:t>
        </w:r>
        <w:r w:rsidR="00B05CDB">
          <w:rPr>
            <w:i/>
            <w:iCs/>
          </w:rPr>
          <w:t>SG</w:t>
        </w:r>
        <w:r w:rsidR="00B05CDB">
          <w:rPr>
            <w:i/>
            <w:iCs/>
            <w:vertAlign w:val="subscript"/>
          </w:rPr>
          <w:t>E</w:t>
        </w:r>
        <w:r w:rsidR="00B05CDB">
          <w:rPr>
            <w:i/>
            <w:iCs/>
          </w:rPr>
          <w:t xml:space="preserve"> - SG</w:t>
        </w:r>
        <w:r w:rsidR="00B05CDB">
          <w:rPr>
            <w:i/>
            <w:iCs/>
            <w:vertAlign w:val="subscript"/>
          </w:rPr>
          <w:t>C</w:t>
        </w:r>
        <w:r w:rsidR="00B05CDB">
          <w:rPr>
            <w:i/>
            <w:iCs/>
          </w:rPr>
          <w:t>)/KR</w:t>
        </w:r>
        <w:r w:rsidR="00B05CDB">
          <w:rPr>
            <w:i/>
            <w:iCs/>
            <w:vertAlign w:val="subscript"/>
          </w:rPr>
          <w:t>C</w:t>
        </w:r>
        <w:r w:rsidR="00B05CDB">
          <w:rPr>
            <w:i/>
            <w:iCs/>
          </w:rPr>
          <w:t xml:space="preserve"> </w:t>
        </w:r>
        <w:r w:rsidR="00B05CDB">
          <w:t xml:space="preserve">where </w:t>
        </w:r>
        <w:r w:rsidR="00B05CDB">
          <w:rPr>
            <w:i/>
          </w:rPr>
          <w:t>SG</w:t>
        </w:r>
        <w:r w:rsidR="00B05CDB">
          <w:rPr>
            <w:i/>
            <w:vertAlign w:val="subscript"/>
          </w:rPr>
          <w:t>E</w:t>
        </w:r>
        <w:r w:rsidR="00B05CDB">
          <w:rPr>
            <w:i/>
          </w:rPr>
          <w:t xml:space="preserve"> </w:t>
        </w:r>
        <w:r w:rsidR="00B05CDB">
          <w:rPr>
            <w:iCs/>
          </w:rPr>
          <w:t xml:space="preserve">and </w:t>
        </w:r>
        <w:r w:rsidR="00B05CDB">
          <w:rPr>
            <w:i/>
          </w:rPr>
          <w:t>SG</w:t>
        </w:r>
        <w:r w:rsidR="00B05CDB">
          <w:rPr>
            <w:i/>
            <w:vertAlign w:val="subscript"/>
          </w:rPr>
          <w:t>C</w:t>
        </w:r>
        <w:r w:rsidR="00B05CDB">
          <w:rPr>
            <w:i/>
          </w:rPr>
          <w:t xml:space="preserve"> </w:t>
        </w:r>
        <w:r w:rsidR="00B05CDB">
          <w:rPr>
            <w:iCs/>
          </w:rPr>
          <w:t xml:space="preserve">are the amount of energy used by small granivores on exclosure and control plots, respectively, and </w:t>
        </w:r>
        <w:r w:rsidR="00B05CDB">
          <w:rPr>
            <w:i/>
          </w:rPr>
          <w:t>KR</w:t>
        </w:r>
        <w:r w:rsidR="00B05CDB">
          <w:rPr>
            <w:i/>
            <w:vertAlign w:val="subscript"/>
          </w:rPr>
          <w:t>C</w:t>
        </w:r>
        <w:r w:rsidR="00B05CDB">
          <w:rPr>
            <w:i/>
          </w:rPr>
          <w:t xml:space="preserve"> </w:t>
        </w:r>
        <w:r w:rsidR="00B05CDB">
          <w:rPr>
            <w:iCs/>
          </w:rPr>
          <w:t xml:space="preserve">is the amount of energy used by kangaroo rats on control plots (Ernest and Brown 2001). </w:t>
        </w:r>
      </w:ins>
      <w:ins w:id="447" w:author="Renata M. Diaz" w:date="2021-08-15T10:45:00Z">
        <w:r w:rsidR="00650E88">
          <w:rPr>
            <w:iCs/>
          </w:rPr>
          <w:t>To compare these variables across time periods, we used generalized least squares models (</w:t>
        </w:r>
      </w:ins>
      <w:ins w:id="448" w:author="Renata M. Diaz" w:date="2021-08-15T10:46:00Z">
        <w:r w:rsidR="00DB42D5">
          <w:rPr>
            <w:iCs/>
          </w:rPr>
          <w:t xml:space="preserve">the R package </w:t>
        </w:r>
      </w:ins>
      <w:proofErr w:type="spellStart"/>
      <w:ins w:id="449" w:author="Renata M. Diaz" w:date="2021-08-15T10:45:00Z">
        <w:r w:rsidR="00650E88">
          <w:rPr>
            <w:i/>
          </w:rPr>
          <w:t>nlme</w:t>
        </w:r>
        <w:proofErr w:type="spellEnd"/>
        <w:r w:rsidR="00650E88">
          <w:rPr>
            <w:iCs/>
          </w:rPr>
          <w:t xml:space="preserve">; Pinheiro et al. 2020), accounting for temporal autocorrelation, using the form </w:t>
        </w:r>
        <w:r w:rsidR="00650E88">
          <w:rPr>
            <w:i/>
          </w:rPr>
          <w:t xml:space="preserve">response ~ </w:t>
        </w:r>
        <w:proofErr w:type="gramStart"/>
        <w:r w:rsidR="00650E88">
          <w:rPr>
            <w:i/>
          </w:rPr>
          <w:t>time period</w:t>
        </w:r>
        <w:proofErr w:type="gramEnd"/>
        <w:r w:rsidR="00650E88">
          <w:rPr>
            <w:iCs/>
          </w:rPr>
          <w:t xml:space="preserve"> + </w:t>
        </w:r>
        <w:r w:rsidR="00650E88">
          <w:rPr>
            <w:i/>
          </w:rPr>
          <w:lastRenderedPageBreak/>
          <w:t>CORCA1(census period)</w:t>
        </w:r>
        <w:r w:rsidR="00650E88">
          <w:rPr>
            <w:iCs/>
          </w:rPr>
          <w:t xml:space="preserve">, and calculated estimates and contrasts using the R package </w:t>
        </w:r>
        <w:proofErr w:type="spellStart"/>
        <w:r w:rsidR="00650E88">
          <w:rPr>
            <w:i/>
          </w:rPr>
          <w:t>emmeans</w:t>
        </w:r>
        <w:proofErr w:type="spellEnd"/>
        <w:r w:rsidR="00650E88">
          <w:rPr>
            <w:i/>
          </w:rPr>
          <w:t xml:space="preserve"> </w:t>
        </w:r>
        <w:r w:rsidR="00650E88">
          <w:rPr>
            <w:iCs/>
          </w:rPr>
          <w:t>(</w:t>
        </w:r>
        <w:proofErr w:type="spellStart"/>
        <w:r w:rsidR="00650E88">
          <w:rPr>
            <w:iCs/>
          </w:rPr>
          <w:t>Lenth</w:t>
        </w:r>
        <w:proofErr w:type="spellEnd"/>
        <w:r w:rsidR="00650E88">
          <w:rPr>
            <w:iCs/>
          </w:rPr>
          <w:t xml:space="preserve"> 2021). </w:t>
        </w:r>
        <w:r w:rsidR="00F2478D">
          <w:t xml:space="preserve">To evaluate change in baseline community composition over time, we </w:t>
        </w:r>
        <w:r w:rsidR="00F2478D">
          <w:rPr>
            <w:iCs/>
          </w:rPr>
          <w:t xml:space="preserve">calculated the proportion of treatment-level energy use accounted for by </w:t>
        </w:r>
      </w:ins>
      <w:ins w:id="450" w:author="Renata M. Diaz" w:date="2021-08-15T10:59:00Z">
        <w:r w:rsidR="00F84F85">
          <w:t>kangaroo rats</w:t>
        </w:r>
      </w:ins>
      <w:ins w:id="451" w:author="Renata M. Diaz" w:date="2021-08-15T10:45:00Z">
        <w:r w:rsidR="00F2478D">
          <w:t xml:space="preserve"> </w:t>
        </w:r>
        <w:r w:rsidR="00F2478D" w:rsidRPr="00F32D35">
          <w:t>on control plots in each census period</w:t>
        </w:r>
      </w:ins>
      <w:ins w:id="452" w:author="Renata M. Diaz" w:date="2021-08-18T10:45:00Z">
        <w:r w:rsidR="00AD2895">
          <w:t xml:space="preserve"> (</w:t>
        </w:r>
        <w:r w:rsidR="00AD2895">
          <w:rPr>
            <w:i/>
            <w:iCs/>
          </w:rPr>
          <w:t>KR</w:t>
        </w:r>
        <w:r w:rsidR="00AD2895">
          <w:rPr>
            <w:i/>
            <w:iCs/>
            <w:vertAlign w:val="subscript"/>
          </w:rPr>
          <w:t>C</w:t>
        </w:r>
        <w:r w:rsidR="00AD2895">
          <w:rPr>
            <w:i/>
            <w:iCs/>
          </w:rPr>
          <w:t>/</w:t>
        </w:r>
      </w:ins>
      <w:proofErr w:type="spellStart"/>
      <w:ins w:id="453" w:author="Renata M. Diaz" w:date="2021-08-18T11:11:00Z">
        <w:r w:rsidR="003D228D">
          <w:rPr>
            <w:i/>
            <w:iCs/>
          </w:rPr>
          <w:t>Etot</w:t>
        </w:r>
      </w:ins>
      <w:ins w:id="454" w:author="Renata M. Diaz" w:date="2021-08-18T10:45:00Z">
        <w:r w:rsidR="00AD2895">
          <w:rPr>
            <w:i/>
            <w:iCs/>
            <w:vertAlign w:val="subscript"/>
          </w:rPr>
          <w:t>C</w:t>
        </w:r>
        <w:proofErr w:type="spellEnd"/>
        <w:r w:rsidR="00AD2895">
          <w:t>)</w:t>
        </w:r>
      </w:ins>
      <w:ins w:id="455" w:author="Renata M. Diaz" w:date="2021-08-15T10:59:00Z">
        <w:r w:rsidR="00F84F85" w:rsidRPr="00F32D35">
          <w:t>.</w:t>
        </w:r>
      </w:ins>
      <w:ins w:id="456" w:author="Renata M. Diaz" w:date="2021-08-15T10:51:00Z">
        <w:r w:rsidR="00F84F85" w:rsidRPr="00F32D35">
          <w:t xml:space="preserve"> </w:t>
        </w:r>
      </w:ins>
      <w:ins w:id="457" w:author="Renata M. Diaz" w:date="2021-08-15T10:47:00Z">
        <w:r w:rsidR="00446278" w:rsidRPr="00F32D35">
          <w:t xml:space="preserve">Because proportional abundance is bounded 0-1 and is therefore not appropriate for generalized least squares, we </w:t>
        </w:r>
      </w:ins>
      <w:ins w:id="458" w:author="Renata M. Diaz" w:date="2021-08-15T10:45:00Z">
        <w:r w:rsidR="00F2478D" w:rsidRPr="00F32D35">
          <w:t>compared values across time periods using a generalized linear model with a quasibinomial link function</w:t>
        </w:r>
      </w:ins>
      <w:ins w:id="459" w:author="Renata M. Diaz" w:date="2021-08-18T09:16:00Z">
        <w:r w:rsidR="006D70A7">
          <w:t xml:space="preserve"> of the form </w:t>
        </w:r>
        <w:r w:rsidR="006D70A7">
          <w:rPr>
            <w:i/>
            <w:iCs/>
          </w:rPr>
          <w:t xml:space="preserve">response ~ </w:t>
        </w:r>
        <w:proofErr w:type="gramStart"/>
        <w:r w:rsidR="006D70A7">
          <w:rPr>
            <w:i/>
            <w:iCs/>
          </w:rPr>
          <w:t>time period</w:t>
        </w:r>
      </w:ins>
      <w:proofErr w:type="gramEnd"/>
      <w:ins w:id="460" w:author="Renata M. Diaz" w:date="2021-08-15T10:45:00Z">
        <w:r w:rsidR="00F2478D" w:rsidRPr="00F32D35">
          <w:t xml:space="preserve">. </w:t>
        </w:r>
      </w:ins>
      <w:ins w:id="461" w:author="Renata M. Diaz" w:date="2021-08-15T10:47:00Z">
        <w:r w:rsidR="00446278" w:rsidRPr="00F32D35">
          <w:t xml:space="preserve">Finally, we </w:t>
        </w:r>
      </w:ins>
      <w:ins w:id="462" w:author="Renata M. Diaz" w:date="2021-08-15T10:41:00Z">
        <w:r w:rsidR="00B05CDB" w:rsidRPr="00F32D35">
          <w:t>calculated</w:t>
        </w:r>
      </w:ins>
      <w:ins w:id="463" w:author="Renata M. Diaz" w:date="2021-08-15T10:39:00Z">
        <w:r w:rsidR="00B05CDB" w:rsidRPr="00F32D35">
          <w:t xml:space="preserve"> the proportional energy use </w:t>
        </w:r>
      </w:ins>
      <w:ins w:id="464" w:author="Renata M. Diaz" w:date="2021-08-18T10:45:00Z">
        <w:r w:rsidR="00743E84">
          <w:t>accounte</w:t>
        </w:r>
      </w:ins>
      <w:ins w:id="465" w:author="Renata M. Diaz" w:date="2021-08-18T10:46:00Z">
        <w:r w:rsidR="00743E84">
          <w:t>d for by</w:t>
        </w:r>
      </w:ins>
      <w:ins w:id="466" w:author="Renata M. Diaz" w:date="2021-08-15T10:39:00Z">
        <w:r w:rsidR="00B05CDB" w:rsidRPr="00F32D35">
          <w:t xml:space="preserve"> </w:t>
        </w:r>
      </w:ins>
      <w:moveTo w:id="467" w:author="Renata M. Diaz" w:date="2021-08-15T10:36:00Z">
        <w:del w:id="468" w:author="Renata M. Diaz" w:date="2021-08-15T10:38:00Z">
          <w:r w:rsidR="00191FE5" w:rsidRPr="009103B9" w:rsidDel="00B05CDB">
            <w:rPr>
              <w:i/>
              <w:iCs/>
              <w:rPrChange w:id="469" w:author="Renata M. Diaz" w:date="2021-08-18T10:46:00Z">
                <w:rPr/>
              </w:rPrChange>
            </w:rPr>
            <w:delText xml:space="preserve">granivores, and by </w:delText>
          </w:r>
        </w:del>
        <w:r w:rsidR="00191FE5" w:rsidRPr="009103B9">
          <w:rPr>
            <w:i/>
            <w:iCs/>
            <w:rPrChange w:id="470" w:author="Renata M. Diaz" w:date="2021-08-18T10:46:00Z">
              <w:rPr>
                <w:i/>
              </w:rPr>
            </w:rPrChange>
          </w:rPr>
          <w:t xml:space="preserve">C. </w:t>
        </w:r>
        <w:proofErr w:type="spellStart"/>
        <w:r w:rsidR="00191FE5" w:rsidRPr="009103B9">
          <w:rPr>
            <w:i/>
            <w:iCs/>
            <w:rPrChange w:id="471" w:author="Renata M. Diaz" w:date="2021-08-18T10:46:00Z">
              <w:rPr>
                <w:i/>
              </w:rPr>
            </w:rPrChange>
          </w:rPr>
          <w:t>baileyi</w:t>
        </w:r>
      </w:moveTo>
      <w:proofErr w:type="spellEnd"/>
      <w:ins w:id="472" w:author="Renata M. Diaz" w:date="2021-08-18T10:46:00Z">
        <w:r w:rsidR="00743E84" w:rsidRPr="009103B9">
          <w:rPr>
            <w:i/>
            <w:iCs/>
            <w:rPrChange w:id="473" w:author="Renata M. Diaz" w:date="2021-08-18T10:46:00Z">
              <w:rPr/>
            </w:rPrChange>
          </w:rPr>
          <w:t>,</w:t>
        </w:r>
        <w:r w:rsidR="00743E84">
          <w:t xml:space="preserve"> specifically,</w:t>
        </w:r>
      </w:ins>
      <w:moveTo w:id="474" w:author="Renata M. Diaz" w:date="2021-08-15T10:36:00Z">
        <w:r w:rsidR="00191FE5" w:rsidRPr="00F32D35">
          <w:rPr>
            <w:rPrChange w:id="475" w:author="Renata M. Diaz" w:date="2021-08-15T11:17:00Z">
              <w:rPr>
                <w:i/>
              </w:rPr>
            </w:rPrChange>
          </w:rPr>
          <w:t xml:space="preserve"> </w:t>
        </w:r>
        <w:del w:id="476" w:author="Renata M. Diaz" w:date="2021-08-18T10:45:00Z">
          <w:r w:rsidR="00191FE5" w:rsidRPr="00E04708" w:rsidDel="00743E84">
            <w:delText xml:space="preserve">specifically, </w:delText>
          </w:r>
        </w:del>
        <w:r w:rsidR="00191FE5" w:rsidRPr="00E04708">
          <w:t xml:space="preserve">on </w:t>
        </w:r>
        <w:del w:id="477" w:author="Renata M. Diaz" w:date="2021-08-18T10:46:00Z">
          <w:r w:rsidR="00191FE5" w:rsidRPr="00E04708" w:rsidDel="00DD5914">
            <w:delText>control and exclosure</w:delText>
          </w:r>
        </w:del>
      </w:moveTo>
      <w:ins w:id="478" w:author="Renata M. Diaz" w:date="2021-08-18T10:46:00Z">
        <w:r w:rsidR="00DD5914">
          <w:t>exclosure and control</w:t>
        </w:r>
      </w:ins>
      <w:moveTo w:id="479" w:author="Renata M. Diaz" w:date="2021-08-15T10:36:00Z">
        <w:r w:rsidR="00191FE5" w:rsidRPr="00E04708">
          <w:t xml:space="preserve"> plots in each census pe</w:t>
        </w:r>
        <w:r w:rsidR="00191FE5" w:rsidRPr="005308E7">
          <w:t>rio</w:t>
        </w:r>
      </w:moveTo>
      <w:ins w:id="480" w:author="Renata M. Diaz" w:date="2021-08-15T10:47:00Z">
        <w:r w:rsidR="00446278" w:rsidRPr="005308E7">
          <w:t>d</w:t>
        </w:r>
      </w:ins>
      <w:ins w:id="481" w:author="Renata M. Diaz" w:date="2021-08-18T10:46:00Z">
        <w:r w:rsidR="00743E84">
          <w:t xml:space="preserve"> (</w:t>
        </w:r>
        <w:r w:rsidR="00743E84">
          <w:rPr>
            <w:i/>
            <w:iCs/>
          </w:rPr>
          <w:t>CB</w:t>
        </w:r>
        <w:r w:rsidR="00743E84">
          <w:rPr>
            <w:i/>
            <w:iCs/>
            <w:vertAlign w:val="subscript"/>
          </w:rPr>
          <w:t>E</w:t>
        </w:r>
        <w:r w:rsidR="00743E84">
          <w:rPr>
            <w:i/>
            <w:iCs/>
          </w:rPr>
          <w:t>/</w:t>
        </w:r>
      </w:ins>
      <w:proofErr w:type="spellStart"/>
      <w:ins w:id="482" w:author="Renata M. Diaz" w:date="2021-08-18T11:11:00Z">
        <w:r w:rsidR="003D228D">
          <w:rPr>
            <w:i/>
            <w:iCs/>
          </w:rPr>
          <w:t>Etot</w:t>
        </w:r>
      </w:ins>
      <w:ins w:id="483" w:author="Renata M. Diaz" w:date="2021-08-18T10:46:00Z">
        <w:r w:rsidR="00743E84">
          <w:rPr>
            <w:i/>
            <w:iCs/>
            <w:vertAlign w:val="subscript"/>
          </w:rPr>
          <w:t>E</w:t>
        </w:r>
        <w:proofErr w:type="spellEnd"/>
        <w:r w:rsidR="00743E84">
          <w:t xml:space="preserve"> and </w:t>
        </w:r>
        <w:r w:rsidR="00743E84">
          <w:rPr>
            <w:i/>
            <w:iCs/>
          </w:rPr>
          <w:t>CB</w:t>
        </w:r>
        <w:r w:rsidR="00743E84">
          <w:rPr>
            <w:i/>
            <w:iCs/>
            <w:vertAlign w:val="subscript"/>
          </w:rPr>
          <w:t>C</w:t>
        </w:r>
        <w:r w:rsidR="00743E84">
          <w:rPr>
            <w:i/>
            <w:iCs/>
          </w:rPr>
          <w:t>/</w:t>
        </w:r>
      </w:ins>
      <w:proofErr w:type="spellStart"/>
      <w:ins w:id="484" w:author="Renata M. Diaz" w:date="2021-08-18T11:11:00Z">
        <w:r w:rsidR="003D228D">
          <w:rPr>
            <w:i/>
            <w:iCs/>
          </w:rPr>
          <w:t>Etot</w:t>
        </w:r>
      </w:ins>
      <w:ins w:id="485" w:author="Renata M. Diaz" w:date="2021-08-18T10:46:00Z">
        <w:r w:rsidR="00743E84">
          <w:rPr>
            <w:i/>
            <w:iCs/>
            <w:vertAlign w:val="subscript"/>
          </w:rPr>
          <w:t>C</w:t>
        </w:r>
        <w:proofErr w:type="spellEnd"/>
        <w:r w:rsidR="00DD5914">
          <w:t>, respectively</w:t>
        </w:r>
        <w:r w:rsidR="00743E84">
          <w:t>)</w:t>
        </w:r>
      </w:ins>
      <w:ins w:id="486" w:author="Renata M. Diaz" w:date="2021-08-15T10:47:00Z">
        <w:r w:rsidR="00446278" w:rsidRPr="005308E7">
          <w:t xml:space="preserve">. </w:t>
        </w:r>
      </w:ins>
      <w:moveTo w:id="487" w:author="Renata M. Diaz" w:date="2021-08-15T10:36:00Z">
        <w:del w:id="488" w:author="Renata M. Diaz" w:date="2021-08-15T10:47:00Z">
          <w:r w:rsidR="00191FE5" w:rsidRPr="009103B9" w:rsidDel="00446278">
            <w:rPr>
              <w:i/>
              <w:iCs/>
              <w:rPrChange w:id="489" w:author="Renata M. Diaz" w:date="2021-08-18T10:47:00Z">
                <w:rPr/>
              </w:rPrChange>
            </w:rPr>
            <w:delText>d. Because these values are bounded from 0-1 and are therefore not appropriate for generalized least squares, we tested</w:delText>
          </w:r>
        </w:del>
        <w:del w:id="490" w:author="Renata M. Diaz" w:date="2021-08-15T10:48:00Z">
          <w:r w:rsidR="00191FE5" w:rsidRPr="009103B9" w:rsidDel="00446278">
            <w:rPr>
              <w:i/>
              <w:iCs/>
              <w:rPrChange w:id="491" w:author="Renata M. Diaz" w:date="2021-08-18T10:47:00Z">
                <w:rPr/>
              </w:rPrChange>
            </w:rPr>
            <w:delText xml:space="preserve"> </w:delText>
          </w:r>
        </w:del>
      </w:moveTo>
      <w:ins w:id="492" w:author="Renata M. Diaz" w:date="2021-08-15T10:48:00Z">
        <w:r w:rsidR="00446278" w:rsidRPr="009103B9">
          <w:rPr>
            <w:i/>
            <w:iCs/>
            <w:rPrChange w:id="493" w:author="Renata M. Diaz" w:date="2021-08-18T10:47:00Z">
              <w:rPr>
                <w:i/>
              </w:rPr>
            </w:rPrChange>
          </w:rPr>
          <w:t xml:space="preserve">C. </w:t>
        </w:r>
        <w:proofErr w:type="spellStart"/>
        <w:r w:rsidR="00446278" w:rsidRPr="009103B9">
          <w:rPr>
            <w:i/>
            <w:iCs/>
            <w:rPrChange w:id="494" w:author="Renata M. Diaz" w:date="2021-08-18T10:47:00Z">
              <w:rPr>
                <w:i/>
              </w:rPr>
            </w:rPrChange>
          </w:rPr>
          <w:t>baileyi</w:t>
        </w:r>
        <w:proofErr w:type="spellEnd"/>
        <w:r w:rsidR="00446278" w:rsidRPr="00F32D35">
          <w:rPr>
            <w:rPrChange w:id="495" w:author="Renata M. Diaz" w:date="2021-08-15T11:17:00Z">
              <w:rPr>
                <w:i/>
              </w:rPr>
            </w:rPrChange>
          </w:rPr>
          <w:t xml:space="preserve"> </w:t>
        </w:r>
        <w:r w:rsidR="00446278" w:rsidRPr="00E04708">
          <w:t>was not present at the</w:t>
        </w:r>
        <w:r w:rsidR="00446278">
          <w:rPr>
            <w:iCs/>
          </w:rPr>
          <w:t xml:space="preserve"> site prior to 1996, and we restricted the analysis of </w:t>
        </w:r>
        <w:r w:rsidR="00446278">
          <w:rPr>
            <w:i/>
          </w:rPr>
          <w:t xml:space="preserve">C. </w:t>
        </w:r>
        <w:proofErr w:type="spellStart"/>
        <w:r w:rsidR="00446278" w:rsidRPr="00884773">
          <w:rPr>
            <w:i/>
          </w:rPr>
          <w:t>baileyi</w:t>
        </w:r>
        <w:proofErr w:type="spellEnd"/>
        <w:r w:rsidR="00446278">
          <w:rPr>
            <w:i/>
          </w:rPr>
          <w:t xml:space="preserve"> </w:t>
        </w:r>
        <w:r w:rsidR="00446278">
          <w:rPr>
            <w:iCs/>
          </w:rPr>
          <w:t>proportional energy use to July 1997-2020</w:t>
        </w:r>
        <w:r w:rsidR="00863982">
          <w:rPr>
            <w:iCs/>
          </w:rPr>
          <w:t xml:space="preserve">. We compared </w:t>
        </w:r>
        <w:r w:rsidR="00863982">
          <w:rPr>
            <w:i/>
          </w:rPr>
          <w:t xml:space="preserve">C. </w:t>
        </w:r>
        <w:proofErr w:type="spellStart"/>
        <w:r w:rsidR="00863982">
          <w:rPr>
            <w:i/>
          </w:rPr>
          <w:t>baileyi</w:t>
        </w:r>
        <w:proofErr w:type="spellEnd"/>
        <w:r w:rsidR="00863982">
          <w:rPr>
            <w:i/>
          </w:rPr>
          <w:t xml:space="preserve"> </w:t>
        </w:r>
        <w:r w:rsidR="00863982">
          <w:rPr>
            <w:iCs/>
          </w:rPr>
          <w:t xml:space="preserve">proportional energy use over time and across treatments using a quasibinomial generalized linear model of the form </w:t>
        </w:r>
        <w:r w:rsidR="00863982">
          <w:rPr>
            <w:i/>
          </w:rPr>
          <w:t xml:space="preserve">response ~ time period * </w:t>
        </w:r>
        <w:r w:rsidR="00863982" w:rsidRPr="00863982">
          <w:rPr>
            <w:i/>
          </w:rPr>
          <w:t>treatment</w:t>
        </w:r>
      </w:ins>
      <w:ins w:id="496" w:author="Renata M. Diaz" w:date="2021-08-15T10:49:00Z">
        <w:r w:rsidR="00863982">
          <w:rPr>
            <w:i/>
          </w:rPr>
          <w:t>.</w:t>
        </w:r>
      </w:ins>
      <w:moveTo w:id="497" w:author="Renata M. Diaz" w:date="2021-08-15T10:36:00Z">
        <w:del w:id="498" w:author="Renata M. Diaz" w:date="2021-08-15T10:49:00Z">
          <w:r w:rsidR="00191FE5" w:rsidRPr="00863982" w:rsidDel="00863982">
            <w:rPr>
              <w:i/>
              <w:rPrChange w:id="499" w:author="Renata M. Diaz" w:date="2021-08-15T10:48:00Z">
                <w:rPr>
                  <w:iCs/>
                </w:rPr>
              </w:rPrChange>
            </w:rPr>
            <w:delText>for</w:delText>
          </w:r>
          <w:r w:rsidR="00191FE5" w:rsidDel="00863982">
            <w:rPr>
              <w:iCs/>
            </w:rPr>
            <w:delText xml:space="preserve"> change over time using generalized linear models with quasibinomial link functions, of the form </w:delText>
          </w:r>
          <w:r w:rsidR="00191FE5" w:rsidDel="00863982">
            <w:rPr>
              <w:i/>
            </w:rPr>
            <w:delText>response ~ time period * treatment.</w:delText>
          </w:r>
        </w:del>
        <w:del w:id="500" w:author="Renata M. Diaz" w:date="2021-08-15T10:48:00Z">
          <w:r w:rsidR="00191FE5" w:rsidDel="00446278">
            <w:rPr>
              <w:i/>
            </w:rPr>
            <w:delText xml:space="preserve"> C. baileyi </w:delText>
          </w:r>
          <w:r w:rsidR="00191FE5" w:rsidDel="00446278">
            <w:rPr>
              <w:iCs/>
            </w:rPr>
            <w:delText xml:space="preserve">was not present at the site prior to 1996, and we restricted the analysis of </w:delText>
          </w:r>
          <w:r w:rsidR="00191FE5" w:rsidDel="00446278">
            <w:rPr>
              <w:i/>
            </w:rPr>
            <w:delText xml:space="preserve">C. </w:delText>
          </w:r>
          <w:r w:rsidR="00191FE5" w:rsidRPr="00884773" w:rsidDel="00446278">
            <w:rPr>
              <w:i/>
            </w:rPr>
            <w:delText>baileyi</w:delText>
          </w:r>
          <w:r w:rsidR="00191FE5" w:rsidDel="00446278">
            <w:rPr>
              <w:i/>
            </w:rPr>
            <w:delText xml:space="preserve"> </w:delText>
          </w:r>
          <w:r w:rsidR="00191FE5" w:rsidDel="00446278">
            <w:rPr>
              <w:iCs/>
            </w:rPr>
            <w:delText>proportional energy use to July 1997-2020</w:delText>
          </w:r>
        </w:del>
        <w:del w:id="501" w:author="Renata M. Diaz" w:date="2021-08-15T10:49:00Z">
          <w:r w:rsidR="00191FE5" w:rsidDel="00863982">
            <w:rPr>
              <w:iCs/>
            </w:rPr>
            <w:delText>.</w:delText>
          </w:r>
          <w:r w:rsidR="00191FE5" w:rsidDel="00863982">
            <w:rPr>
              <w:i/>
            </w:rPr>
            <w:delText xml:space="preserve"> </w:delText>
          </w:r>
        </w:del>
      </w:moveTo>
      <w:moveToRangeEnd w:id="403"/>
      <w:del w:id="502" w:author="Renata M. Diaz" w:date="2021-08-15T10:49:00Z">
        <w:r w:rsidR="009136F7" w:rsidDel="00863982">
          <w:delText xml:space="preserve">We </w:delText>
        </w:r>
      </w:del>
      <w:del w:id="503" w:author="Renata M. Diaz" w:date="2021-08-15T10:42:00Z">
        <w:r w:rsidR="005D0BA9" w:rsidDel="00B05CDB">
          <w:delText>defined</w:delText>
        </w:r>
        <w:r w:rsidR="009136F7" w:rsidDel="00B05CDB">
          <w:delText xml:space="preserve"> the degree of energetic compensation for kangaroo rat removal as</w:delText>
        </w:r>
        <w:r w:rsidDel="00B05CDB">
          <w:delText xml:space="preserve"> the proportion of</w:delText>
        </w:r>
        <w:r w:rsidR="009136F7" w:rsidDel="00B05CDB">
          <w:delText xml:space="preserve"> the energy made available by removing kangaroo rats from the community</w:delText>
        </w:r>
        <w:r w:rsidDel="00B05CDB">
          <w:delText xml:space="preserve"> that is taken up via compensatory increases in</w:delText>
        </w:r>
        <w:r w:rsidR="00B34A88" w:rsidDel="00B05CDB">
          <w:delText xml:space="preserve"> </w:delText>
        </w:r>
        <w:r w:rsidR="008E251D" w:rsidDel="00B05CDB">
          <w:delText>energy</w:delText>
        </w:r>
        <w:r w:rsidR="004C2A4D" w:rsidDel="00B05CDB">
          <w:delText xml:space="preserve"> use</w:delText>
        </w:r>
        <w:r w:rsidR="00EC083F" w:rsidDel="00B05CDB">
          <w:delText xml:space="preserve"> by small granivores (</w:delText>
        </w:r>
      </w:del>
      <w:del w:id="504" w:author="Renata M. Diaz" w:date="2021-08-15T10:37:00Z">
        <w:r w:rsidR="00BF1E0F" w:rsidRPr="001B7D76" w:rsidDel="00191FE5">
          <w:rPr>
            <w:i/>
            <w:iCs/>
          </w:rPr>
          <w:delText xml:space="preserve">Baiomys taylori, </w:delText>
        </w:r>
        <w:r w:rsidR="002856DE" w:rsidDel="00191FE5">
          <w:rPr>
            <w:i/>
            <w:iCs/>
          </w:rPr>
          <w:delText>C.</w:delText>
        </w:r>
        <w:r w:rsidR="00BF1E0F" w:rsidRPr="001B7D76" w:rsidDel="00191FE5">
          <w:rPr>
            <w:i/>
            <w:iCs/>
          </w:rPr>
          <w:delText xml:space="preserve"> baileyi, </w:delText>
        </w:r>
        <w:r w:rsidR="002856DE" w:rsidDel="00191FE5">
          <w:rPr>
            <w:i/>
            <w:iCs/>
          </w:rPr>
          <w:delText>C</w:delText>
        </w:r>
        <w:r w:rsidR="007A795D" w:rsidDel="00191FE5">
          <w:rPr>
            <w:i/>
            <w:iCs/>
          </w:rPr>
          <w:delText>haetodipus</w:delText>
        </w:r>
        <w:r w:rsidR="00BF1E0F" w:rsidRPr="001B7D76" w:rsidDel="00191FE5">
          <w:rPr>
            <w:i/>
            <w:iCs/>
          </w:rPr>
          <w:delText xml:space="preserve"> hispidus</w:delText>
        </w:r>
        <w:r w:rsidR="007A795D" w:rsidDel="00191FE5">
          <w:rPr>
            <w:i/>
            <w:iCs/>
          </w:rPr>
          <w:delText>,</w:delText>
        </w:r>
        <w:r w:rsidR="007A795D" w:rsidRPr="007A795D" w:rsidDel="00191FE5">
          <w:rPr>
            <w:i/>
            <w:iCs/>
          </w:rPr>
          <w:delText xml:space="preserve"> </w:delText>
        </w:r>
        <w:r w:rsidR="007A795D" w:rsidDel="00191FE5">
          <w:rPr>
            <w:i/>
            <w:iCs/>
          </w:rPr>
          <w:delText>Chaetodipus</w:delText>
        </w:r>
        <w:r w:rsidR="007A795D" w:rsidRPr="001B7D76" w:rsidDel="00191FE5">
          <w:rPr>
            <w:i/>
            <w:iCs/>
          </w:rPr>
          <w:delText xml:space="preserve"> </w:delText>
        </w:r>
        <w:r w:rsidR="00BF1E0F" w:rsidRPr="001B7D76" w:rsidDel="00191FE5">
          <w:rPr>
            <w:i/>
            <w:iCs/>
          </w:rPr>
          <w:delText xml:space="preserve">intermedius, </w:delText>
        </w:r>
        <w:r w:rsidR="002856DE" w:rsidDel="00191FE5">
          <w:rPr>
            <w:i/>
            <w:iCs/>
          </w:rPr>
          <w:delText>C.</w:delText>
        </w:r>
        <w:r w:rsidR="00BF1E0F" w:rsidRPr="001B7D76" w:rsidDel="00191FE5">
          <w:rPr>
            <w:i/>
            <w:iCs/>
          </w:rPr>
          <w:delText xml:space="preserve"> penicillatus, Perognathus flavus, Peromyscus eremicus, Peromyscus leucopus, Peromyscus maniculatus, Reithrodontomys fulvescens, Reithrodontomys megalotis, </w:delText>
        </w:r>
        <w:r w:rsidR="002856DE" w:rsidDel="00191FE5">
          <w:delText xml:space="preserve">and </w:delText>
        </w:r>
        <w:r w:rsidR="00BF1E0F" w:rsidRPr="001B7D76" w:rsidDel="00191FE5">
          <w:rPr>
            <w:i/>
            <w:iCs/>
          </w:rPr>
          <w:delText>Reithrodontomys montanus</w:delText>
        </w:r>
        <w:r w:rsidR="00EC083F" w:rsidDel="00191FE5">
          <w:delText>)</w:delText>
        </w:r>
        <w:r w:rsidR="009136F7" w:rsidDel="00191FE5">
          <w:delText xml:space="preserve">. </w:delText>
        </w:r>
      </w:del>
      <w:del w:id="505" w:author="Renata M. Diaz" w:date="2021-08-15T10:42:00Z">
        <w:r w:rsidDel="00B05CDB">
          <w:delText xml:space="preserve">We calculated this as </w:delText>
        </w:r>
        <w:r w:rsidR="005E6464" w:rsidDel="00B05CDB">
          <w:delText>(</w:delText>
        </w:r>
        <w:r w:rsidR="005E6464" w:rsidDel="00B05CDB">
          <w:rPr>
            <w:i/>
            <w:iCs/>
          </w:rPr>
          <w:delText>SG</w:delText>
        </w:r>
        <w:r w:rsidR="005E6464" w:rsidDel="00B05CDB">
          <w:rPr>
            <w:i/>
            <w:iCs/>
            <w:vertAlign w:val="subscript"/>
          </w:rPr>
          <w:delText>E</w:delText>
        </w:r>
        <w:r w:rsidR="005E6464" w:rsidDel="00B05CDB">
          <w:rPr>
            <w:i/>
            <w:iCs/>
          </w:rPr>
          <w:delText xml:space="preserve"> - SG</w:delText>
        </w:r>
        <w:r w:rsidR="005E6464" w:rsidDel="00B05CDB">
          <w:rPr>
            <w:i/>
            <w:iCs/>
            <w:vertAlign w:val="subscript"/>
          </w:rPr>
          <w:delText>C</w:delText>
        </w:r>
        <w:r w:rsidR="005E6464" w:rsidDel="00B05CDB">
          <w:rPr>
            <w:i/>
            <w:iCs/>
          </w:rPr>
          <w:delText>)/KR</w:delText>
        </w:r>
        <w:r w:rsidR="005E6464" w:rsidDel="00B05CDB">
          <w:rPr>
            <w:i/>
            <w:iCs/>
            <w:vertAlign w:val="subscript"/>
          </w:rPr>
          <w:delText>C</w:delText>
        </w:r>
        <w:r w:rsidR="005E6464" w:rsidDel="00B05CDB">
          <w:rPr>
            <w:i/>
            <w:iCs/>
          </w:rPr>
          <w:delText xml:space="preserve"> </w:delText>
        </w:r>
        <w:r w:rsidDel="00B05CDB">
          <w:delText xml:space="preserve">where </w:delText>
        </w:r>
        <w:r w:rsidDel="00B05CDB">
          <w:rPr>
            <w:i/>
          </w:rPr>
          <w:delText>SG</w:delText>
        </w:r>
        <w:r w:rsidDel="00B05CDB">
          <w:rPr>
            <w:i/>
            <w:vertAlign w:val="subscript"/>
          </w:rPr>
          <w:delText>E</w:delText>
        </w:r>
        <w:r w:rsidDel="00B05CDB">
          <w:rPr>
            <w:i/>
          </w:rPr>
          <w:delText xml:space="preserve"> </w:delText>
        </w:r>
        <w:r w:rsidR="00A70A6E" w:rsidDel="00B05CDB">
          <w:rPr>
            <w:iCs/>
          </w:rPr>
          <w:delText xml:space="preserve">and </w:delText>
        </w:r>
        <w:r w:rsidR="00A70A6E" w:rsidDel="00B05CDB">
          <w:rPr>
            <w:i/>
          </w:rPr>
          <w:delText>SG</w:delText>
        </w:r>
        <w:r w:rsidR="00A70A6E" w:rsidDel="00B05CDB">
          <w:rPr>
            <w:i/>
            <w:vertAlign w:val="subscript"/>
          </w:rPr>
          <w:delText>C</w:delText>
        </w:r>
        <w:r w:rsidR="00A70A6E" w:rsidDel="00B05CDB">
          <w:rPr>
            <w:i/>
          </w:rPr>
          <w:delText xml:space="preserve"> </w:delText>
        </w:r>
        <w:r w:rsidR="00A70A6E" w:rsidDel="00B05CDB">
          <w:rPr>
            <w:iCs/>
          </w:rPr>
          <w:delText xml:space="preserve">are </w:delText>
        </w:r>
        <w:r w:rsidDel="00B05CDB">
          <w:rPr>
            <w:iCs/>
          </w:rPr>
          <w:delText>the amount of energy used by small granivores on exclosure</w:delText>
        </w:r>
        <w:r w:rsidR="00A70A6E" w:rsidDel="00B05CDB">
          <w:rPr>
            <w:iCs/>
          </w:rPr>
          <w:delText xml:space="preserve"> and control plots, respectively</w:delText>
        </w:r>
        <w:r w:rsidDel="00B05CDB">
          <w:rPr>
            <w:iCs/>
          </w:rPr>
          <w:delText xml:space="preserve">, and </w:delText>
        </w:r>
        <w:r w:rsidDel="00B05CDB">
          <w:rPr>
            <w:i/>
          </w:rPr>
          <w:delText>KR</w:delText>
        </w:r>
        <w:r w:rsidDel="00B05CDB">
          <w:rPr>
            <w:i/>
            <w:vertAlign w:val="subscript"/>
          </w:rPr>
          <w:delText>C</w:delText>
        </w:r>
        <w:r w:rsidDel="00B05CDB">
          <w:rPr>
            <w:i/>
          </w:rPr>
          <w:delText xml:space="preserve"> </w:delText>
        </w:r>
        <w:r w:rsidDel="00B05CDB">
          <w:rPr>
            <w:iCs/>
          </w:rPr>
          <w:delText>is the amount of energy used by kangaroo rats on control plots</w:delText>
        </w:r>
        <w:r w:rsidR="00961A1E" w:rsidDel="00B05CDB">
          <w:rPr>
            <w:iCs/>
          </w:rPr>
          <w:delText xml:space="preserve"> (Ernest and Brown 2001)</w:delText>
        </w:r>
        <w:r w:rsidDel="00B05CDB">
          <w:rPr>
            <w:iCs/>
          </w:rPr>
          <w:delText xml:space="preserve">. </w:delText>
        </w:r>
      </w:del>
      <w:del w:id="506" w:author="Renata M. Diaz" w:date="2021-08-15T10:15:00Z">
        <w:r w:rsidDel="00663422">
          <w:rPr>
            <w:iCs/>
          </w:rPr>
          <w:delText>This quantity is</w:delText>
        </w:r>
      </w:del>
      <w:del w:id="507" w:author="Renata M. Diaz" w:date="2021-08-15T10:49:00Z">
        <w:r w:rsidDel="00863982">
          <w:rPr>
            <w:iCs/>
          </w:rPr>
          <w:delText xml:space="preserve"> distinct from the overall impact of kangaroo rat removal on total energy use, which we calculated </w:delText>
        </w:r>
        <w:r w:rsidR="002630E7" w:rsidDel="00863982">
          <w:rPr>
            <w:iCs/>
          </w:rPr>
          <w:delText xml:space="preserve">as </w:delText>
        </w:r>
        <w:r w:rsidR="008538C7" w:rsidDel="00863982">
          <w:rPr>
            <w:iCs/>
          </w:rPr>
          <w:delText xml:space="preserve">the ratio of total energy use, by all species, on exclosure plots to total energy use on control plots </w:delText>
        </w:r>
        <w:r w:rsidR="002D4E2A" w:rsidDel="00863982">
          <w:rPr>
            <w:iCs/>
          </w:rPr>
          <w:delText>(see also Thibault et al. 2010)</w:delText>
        </w:r>
        <w:r w:rsidDel="00863982">
          <w:rPr>
            <w:iCs/>
          </w:rPr>
          <w:delText xml:space="preserve">. </w:delText>
        </w:r>
      </w:del>
      <w:del w:id="508" w:author="Renata M. Diaz" w:date="2021-08-15T10:45:00Z">
        <w:r w:rsidR="009130C9" w:rsidDel="00650E88">
          <w:rPr>
            <w:iCs/>
          </w:rPr>
          <w:delText xml:space="preserve">To </w:delText>
        </w:r>
        <w:r w:rsidR="0020527E" w:rsidDel="00650E88">
          <w:rPr>
            <w:iCs/>
          </w:rPr>
          <w:delText>compare these variables</w:delText>
        </w:r>
        <w:r w:rsidR="009130C9" w:rsidDel="00650E88">
          <w:rPr>
            <w:iCs/>
          </w:rPr>
          <w:delText xml:space="preserve"> across time periods</w:delText>
        </w:r>
        <w:r w:rsidR="00CE2790" w:rsidDel="00650E88">
          <w:rPr>
            <w:iCs/>
          </w:rPr>
          <w:delText>,</w:delText>
        </w:r>
        <w:r w:rsidDel="00650E88">
          <w:rPr>
            <w:iCs/>
          </w:rPr>
          <w:delText xml:space="preserve"> we used generalized least squares</w:delText>
        </w:r>
        <w:r w:rsidR="00C825CE" w:rsidDel="00650E88">
          <w:rPr>
            <w:iCs/>
          </w:rPr>
          <w:delText xml:space="preserve"> models</w:delText>
        </w:r>
        <w:r w:rsidR="00A02A04" w:rsidDel="00650E88">
          <w:rPr>
            <w:iCs/>
          </w:rPr>
          <w:delText xml:space="preserve"> (</w:delText>
        </w:r>
        <w:r w:rsidR="00A02A04" w:rsidDel="00650E88">
          <w:rPr>
            <w:i/>
          </w:rPr>
          <w:delText>nlme</w:delText>
        </w:r>
        <w:r w:rsidR="008B55FF" w:rsidDel="00650E88">
          <w:rPr>
            <w:iCs/>
          </w:rPr>
          <w:delText xml:space="preserve">; </w:delText>
        </w:r>
        <w:r w:rsidR="00D00A40" w:rsidDel="00650E88">
          <w:rPr>
            <w:iCs/>
          </w:rPr>
          <w:delText>Pinheiro et al. 2020)</w:delText>
        </w:r>
        <w:r w:rsidR="00C825CE" w:rsidDel="00650E88">
          <w:rPr>
            <w:iCs/>
          </w:rPr>
          <w:delText>, accounting for temporal autocorrelation</w:delText>
        </w:r>
        <w:r w:rsidR="00D03449" w:rsidDel="00650E88">
          <w:rPr>
            <w:iCs/>
          </w:rPr>
          <w:delText xml:space="preserve">, using the form </w:delText>
        </w:r>
        <w:r w:rsidR="00D03449" w:rsidDel="00650E88">
          <w:rPr>
            <w:i/>
          </w:rPr>
          <w:delText>response ~ time period</w:delText>
        </w:r>
        <w:r w:rsidR="00750C79" w:rsidDel="00650E88">
          <w:rPr>
            <w:iCs/>
          </w:rPr>
          <w:delText xml:space="preserve"> + </w:delText>
        </w:r>
        <w:r w:rsidR="00D03449" w:rsidDel="00650E88">
          <w:rPr>
            <w:i/>
          </w:rPr>
          <w:delText>CORCA1(census period)</w:delText>
        </w:r>
        <w:r w:rsidR="00C825CE" w:rsidDel="00650E88">
          <w:rPr>
            <w:iCs/>
          </w:rPr>
          <w:delText xml:space="preserve">. </w:delText>
        </w:r>
        <w:r w:rsidR="00CE2790" w:rsidDel="00650E88">
          <w:rPr>
            <w:iCs/>
          </w:rPr>
          <w:delText xml:space="preserve">We also </w:delText>
        </w:r>
      </w:del>
      <w:moveFromRangeStart w:id="509" w:author="Renata M. Diaz" w:date="2021-08-15T10:36:00Z" w:name="move79916228"/>
      <w:moveFrom w:id="510" w:author="Renata M. Diaz" w:date="2021-08-15T10:36:00Z">
        <w:del w:id="511" w:author="Renata M. Diaz" w:date="2021-08-15T10:45:00Z">
          <w:r w:rsidR="00CE2790" w:rsidDel="00650E88">
            <w:rPr>
              <w:iCs/>
            </w:rPr>
            <w:delText xml:space="preserve">calculated the proportion of treatment-level energy use accounted for by all small granivores, and by </w:delText>
          </w:r>
          <w:r w:rsidR="00CE2790" w:rsidDel="00650E88">
            <w:rPr>
              <w:i/>
            </w:rPr>
            <w:delText xml:space="preserve">C. baileyi </w:delText>
          </w:r>
          <w:r w:rsidR="00CE2790" w:rsidDel="00650E88">
            <w:rPr>
              <w:iCs/>
            </w:rPr>
            <w:delText xml:space="preserve">specifically, on control and exclosure plots in each census period. </w:delText>
          </w:r>
          <w:r w:rsidR="00C825CE" w:rsidDel="00650E88">
            <w:rPr>
              <w:iCs/>
            </w:rPr>
            <w:delText>Because the</w:delText>
          </w:r>
          <w:r w:rsidR="00CE2790" w:rsidDel="00650E88">
            <w:rPr>
              <w:iCs/>
            </w:rPr>
            <w:delText xml:space="preserve">se values </w:delText>
          </w:r>
          <w:r w:rsidR="00C825CE" w:rsidDel="00650E88">
            <w:rPr>
              <w:iCs/>
            </w:rPr>
            <w:delText xml:space="preserve">are bounded from 0-1 and are therefore not appropriate for generalized least squares, we </w:delText>
          </w:r>
          <w:r w:rsidR="001B2B5D" w:rsidDel="00650E88">
            <w:rPr>
              <w:iCs/>
            </w:rPr>
            <w:delText>tested for change over time using</w:delText>
          </w:r>
          <w:r w:rsidR="00C825CE" w:rsidDel="00650E88">
            <w:rPr>
              <w:iCs/>
            </w:rPr>
            <w:delText xml:space="preserve"> generalized linear models </w:delText>
          </w:r>
          <w:r w:rsidR="00352C37" w:rsidDel="00650E88">
            <w:rPr>
              <w:iCs/>
            </w:rPr>
            <w:delText xml:space="preserve">with </w:delText>
          </w:r>
          <w:r w:rsidR="001E608A" w:rsidDel="00650E88">
            <w:rPr>
              <w:iCs/>
            </w:rPr>
            <w:delText>quasi</w:delText>
          </w:r>
          <w:r w:rsidR="00C825CE" w:rsidDel="00650E88">
            <w:rPr>
              <w:iCs/>
            </w:rPr>
            <w:delText>binomial link functio</w:delText>
          </w:r>
          <w:r w:rsidR="00965893" w:rsidDel="00650E88">
            <w:rPr>
              <w:iCs/>
            </w:rPr>
            <w:delText>n</w:delText>
          </w:r>
          <w:r w:rsidR="00352C37" w:rsidDel="00650E88">
            <w:rPr>
              <w:iCs/>
            </w:rPr>
            <w:delText>s</w:delText>
          </w:r>
          <w:r w:rsidR="00965893" w:rsidDel="00650E88">
            <w:rPr>
              <w:iCs/>
            </w:rPr>
            <w:delText>, of the form</w:delText>
          </w:r>
          <w:r w:rsidR="00602973" w:rsidDel="00650E88">
            <w:rPr>
              <w:iCs/>
            </w:rPr>
            <w:delText xml:space="preserve"> </w:delText>
          </w:r>
          <w:r w:rsidR="00602973" w:rsidDel="00650E88">
            <w:rPr>
              <w:i/>
            </w:rPr>
            <w:delText>response</w:delText>
          </w:r>
          <w:r w:rsidR="00965893" w:rsidDel="00650E88">
            <w:rPr>
              <w:i/>
            </w:rPr>
            <w:delText xml:space="preserve"> ~ time</w:delText>
          </w:r>
          <w:r w:rsidR="00602973" w:rsidDel="00650E88">
            <w:rPr>
              <w:i/>
            </w:rPr>
            <w:delText xml:space="preserve"> </w:delText>
          </w:r>
          <w:r w:rsidR="00965893" w:rsidDel="00650E88">
            <w:rPr>
              <w:i/>
            </w:rPr>
            <w:delText xml:space="preserve">period * treatment. </w:delText>
          </w:r>
          <w:r w:rsidR="00884773" w:rsidDel="00650E88">
            <w:rPr>
              <w:i/>
            </w:rPr>
            <w:delText xml:space="preserve">C. baileyi </w:delText>
          </w:r>
          <w:r w:rsidR="00884773" w:rsidDel="00650E88">
            <w:rPr>
              <w:iCs/>
            </w:rPr>
            <w:delText xml:space="preserve">was not present at the site prior to 1996, </w:delText>
          </w:r>
          <w:r w:rsidR="00EF06E4" w:rsidDel="00650E88">
            <w:rPr>
              <w:iCs/>
            </w:rPr>
            <w:delText xml:space="preserve">and </w:delText>
          </w:r>
          <w:r w:rsidR="00884773" w:rsidDel="00650E88">
            <w:rPr>
              <w:iCs/>
            </w:rPr>
            <w:delText xml:space="preserve">we restricted the analysis of </w:delText>
          </w:r>
          <w:r w:rsidR="00884773" w:rsidDel="00650E88">
            <w:rPr>
              <w:i/>
            </w:rPr>
            <w:delText xml:space="preserve">C. </w:delText>
          </w:r>
          <w:r w:rsidR="00884773" w:rsidRPr="00884773" w:rsidDel="00650E88">
            <w:rPr>
              <w:i/>
            </w:rPr>
            <w:delText>baileyi</w:delText>
          </w:r>
          <w:r w:rsidR="00884773" w:rsidDel="00650E88">
            <w:rPr>
              <w:i/>
            </w:rPr>
            <w:delText xml:space="preserve"> </w:delText>
          </w:r>
          <w:r w:rsidR="00884773" w:rsidDel="00650E88">
            <w:rPr>
              <w:iCs/>
            </w:rPr>
            <w:delText xml:space="preserve">proportional energy use to </w:delText>
          </w:r>
          <w:r w:rsidR="00DC5429" w:rsidDel="00650E88">
            <w:rPr>
              <w:iCs/>
            </w:rPr>
            <w:delText>July</w:delText>
          </w:r>
          <w:r w:rsidR="000E1A43" w:rsidDel="00650E88">
            <w:rPr>
              <w:iCs/>
            </w:rPr>
            <w:delText xml:space="preserve"> 1997</w:delText>
          </w:r>
          <w:r w:rsidR="00884773" w:rsidDel="00650E88">
            <w:rPr>
              <w:iCs/>
            </w:rPr>
            <w:delText>-2020.</w:delText>
          </w:r>
          <w:r w:rsidR="00884773" w:rsidDel="00650E88">
            <w:rPr>
              <w:i/>
            </w:rPr>
            <w:delText xml:space="preserve"> </w:delText>
          </w:r>
        </w:del>
      </w:moveFrom>
      <w:moveFromRangeEnd w:id="509"/>
      <w:del w:id="512" w:author="Renata M. Diaz" w:date="2021-08-15T10:45:00Z">
        <w:r w:rsidR="00884773" w:rsidDel="00650E88">
          <w:rPr>
            <w:iCs/>
          </w:rPr>
          <w:delText>We</w:delText>
        </w:r>
        <w:r w:rsidR="00C825CE" w:rsidDel="00650E88">
          <w:rPr>
            <w:iCs/>
          </w:rPr>
          <w:delText xml:space="preserve"> calculated estimates and contrasts </w:delText>
        </w:r>
        <w:r w:rsidR="00DF0FB3" w:rsidDel="00650E88">
          <w:rPr>
            <w:iCs/>
          </w:rPr>
          <w:delText>a</w:delText>
        </w:r>
        <w:r w:rsidR="00C825CE" w:rsidDel="00650E88">
          <w:rPr>
            <w:iCs/>
          </w:rPr>
          <w:delText xml:space="preserve">cross time periods </w:delText>
        </w:r>
        <w:r w:rsidR="00351E36" w:rsidDel="00650E88">
          <w:rPr>
            <w:iCs/>
          </w:rPr>
          <w:delText>and</w:delText>
        </w:r>
        <w:r w:rsidR="003C289F" w:rsidDel="00650E88">
          <w:rPr>
            <w:iCs/>
          </w:rPr>
          <w:delText xml:space="preserve"> </w:delText>
        </w:r>
        <w:r w:rsidR="00351E36" w:rsidDel="00650E88">
          <w:rPr>
            <w:iCs/>
          </w:rPr>
          <w:delText>treatments</w:delText>
        </w:r>
        <w:r w:rsidR="009836BB" w:rsidDel="00650E88">
          <w:rPr>
            <w:iCs/>
          </w:rPr>
          <w:delText xml:space="preserve"> </w:delText>
        </w:r>
        <w:r w:rsidR="00C825CE" w:rsidDel="00650E88">
          <w:rPr>
            <w:iCs/>
          </w:rPr>
          <w:delText>using</w:delText>
        </w:r>
        <w:r w:rsidR="00B42381" w:rsidDel="00650E88">
          <w:rPr>
            <w:iCs/>
          </w:rPr>
          <w:delText xml:space="preserve"> the R package</w:delText>
        </w:r>
        <w:r w:rsidR="00C825CE" w:rsidDel="00650E88">
          <w:rPr>
            <w:iCs/>
          </w:rPr>
          <w:delText xml:space="preserve"> </w:delText>
        </w:r>
        <w:r w:rsidR="00C825CE" w:rsidDel="00650E88">
          <w:rPr>
            <w:i/>
          </w:rPr>
          <w:delText>emmeans</w:delText>
        </w:r>
        <w:r w:rsidR="00C64296" w:rsidDel="00650E88">
          <w:rPr>
            <w:i/>
          </w:rPr>
          <w:delText xml:space="preserve"> </w:delText>
        </w:r>
        <w:r w:rsidR="00C64296" w:rsidDel="00650E88">
          <w:rPr>
            <w:iCs/>
          </w:rPr>
          <w:delText>(</w:delText>
        </w:r>
        <w:r w:rsidR="00A50490" w:rsidDel="00650E88">
          <w:rPr>
            <w:iCs/>
          </w:rPr>
          <w:delText>Lenth 2021</w:delText>
        </w:r>
        <w:r w:rsidR="00C64296" w:rsidDel="00650E88">
          <w:rPr>
            <w:iCs/>
          </w:rPr>
          <w:delText>)</w:delText>
        </w:r>
        <w:r w:rsidR="00C825CE" w:rsidDel="00650E88">
          <w:rPr>
            <w:iCs/>
          </w:rPr>
          <w:delText xml:space="preserve">.  </w:delText>
        </w:r>
      </w:del>
    </w:p>
    <w:p w14:paraId="6BA26021" w14:textId="77777777" w:rsidR="008E2C93" w:rsidRDefault="008E2C93">
      <w:pPr>
        <w:pStyle w:val="Heading1"/>
        <w:rPr>
          <w:ins w:id="513" w:author="Diaz,Renata M" w:date="2021-08-17T17:08:00Z"/>
        </w:rPr>
        <w:pPrChange w:id="514" w:author="Diaz,Renata M" w:date="2021-08-17T17:08:00Z">
          <w:pPr>
            <w:pStyle w:val="NormalWeb"/>
            <w:spacing w:before="0" w:beforeAutospacing="0" w:after="0" w:afterAutospacing="0"/>
          </w:pPr>
        </w:pPrChange>
      </w:pPr>
      <w:ins w:id="515" w:author="Diaz,Renata M" w:date="2021-08-17T17:08:00Z">
        <w:r>
          <w:t>Results</w:t>
        </w:r>
      </w:ins>
    </w:p>
    <w:p w14:paraId="4F4EBF02" w14:textId="5543D56C" w:rsidR="008E2C93" w:rsidRDefault="008E2C93">
      <w:pPr>
        <w:pStyle w:val="Writing"/>
        <w:rPr>
          <w:ins w:id="516" w:author="Diaz,Renata M" w:date="2021-08-17T17:08:00Z"/>
        </w:rPr>
        <w:pPrChange w:id="517" w:author="Diaz,Renata M" w:date="2021-08-17T17:08:00Z">
          <w:pPr>
            <w:pStyle w:val="NormalWeb"/>
            <w:spacing w:before="0" w:beforeAutospacing="0" w:after="0" w:afterAutospacing="0"/>
          </w:pPr>
        </w:pPrChange>
      </w:pPr>
      <w:ins w:id="518" w:author="Diaz,Renata M" w:date="2021-08-17T17:08:00Z">
        <w:r>
          <w:t xml:space="preserve">    The </w:t>
        </w:r>
        <w:del w:id="519" w:author="Renata M. Diaz" w:date="2021-08-18T10:47:00Z">
          <w:r w:rsidDel="00DA3400">
            <w:delText>sensitivity</w:delText>
          </w:r>
        </w:del>
      </w:ins>
      <w:ins w:id="520" w:author="Renata M. Diaz" w:date="2021-08-18T10:47:00Z">
        <w:r w:rsidR="00DA3400">
          <w:t>impact of kangaroo rat removal on</w:t>
        </w:r>
      </w:ins>
      <w:ins w:id="521" w:author="Diaz,Renata M" w:date="2021-08-17T17:08:00Z">
        <w:del w:id="522" w:author="Renata M. Diaz" w:date="2021-08-18T10:47:00Z">
          <w:r w:rsidDel="00DA3400">
            <w:delText xml:space="preserve"> of</w:delText>
          </w:r>
        </w:del>
        <w:r>
          <w:t xml:space="preserve"> </w:t>
        </w:r>
        <w:del w:id="523" w:author="Renata M. Diaz" w:date="2021-08-18T11:11:00Z">
          <w:r w:rsidRPr="003041D7" w:rsidDel="003D228D">
            <w:rPr>
              <w:i/>
              <w:iCs/>
              <w:rPrChange w:id="524" w:author="Renata M. Diaz" w:date="2021-08-18T09:24:00Z">
                <w:rPr/>
              </w:rPrChange>
            </w:rPr>
            <w:delText>Etot</w:delText>
          </w:r>
        </w:del>
      </w:ins>
      <w:proofErr w:type="spellStart"/>
      <w:ins w:id="525" w:author="Renata M. Diaz" w:date="2021-08-18T11:11:00Z">
        <w:r w:rsidR="003D228D">
          <w:rPr>
            <w:i/>
            <w:iCs/>
          </w:rPr>
          <w:t>Etot</w:t>
        </w:r>
      </w:ins>
      <w:proofErr w:type="spellEnd"/>
      <w:ins w:id="526" w:author="Diaz,Renata M" w:date="2021-08-17T17:08:00Z">
        <w:r>
          <w:t xml:space="preserve"> </w:t>
        </w:r>
        <w:del w:id="527" w:author="Renata M. Diaz" w:date="2021-08-18T10:47:00Z">
          <w:r w:rsidDel="00DA3400">
            <w:delText xml:space="preserve">to kangaroo rat removal </w:delText>
          </w:r>
        </w:del>
        <w:r>
          <w:t xml:space="preserve">has changed repeatedly over time, through a combination of abrupt shifts in energetic compensation driven by </w:t>
        </w:r>
        <w:r>
          <w:rPr>
            <w:i/>
            <w:iCs/>
          </w:rPr>
          <w:t xml:space="preserve">C. </w:t>
        </w:r>
        <w:proofErr w:type="spellStart"/>
        <w:r>
          <w:rPr>
            <w:i/>
            <w:iCs/>
          </w:rPr>
          <w:t>baileyi</w:t>
        </w:r>
        <w:proofErr w:type="spellEnd"/>
        <w:r>
          <w:t>, and long-term changes in baseline community composition sitewide</w:t>
        </w:r>
      </w:ins>
      <w:ins w:id="528" w:author="Renata M. Diaz" w:date="2021-08-18T10:50:00Z">
        <w:r w:rsidR="008F0C40">
          <w:t xml:space="preserve"> (Figure 1)</w:t>
        </w:r>
      </w:ins>
      <w:ins w:id="529" w:author="Diaz,Renata M" w:date="2021-08-17T17:08:00Z">
        <w:r>
          <w:t xml:space="preserve">. The first shift occurred around 1996, when </w:t>
        </w:r>
        <w:r>
          <w:rPr>
            <w:i/>
            <w:iCs/>
          </w:rPr>
          <w:t xml:space="preserve">C. </w:t>
        </w:r>
        <w:proofErr w:type="spellStart"/>
        <w:r>
          <w:rPr>
            <w:i/>
            <w:iCs/>
          </w:rPr>
          <w:t>baileyi</w:t>
        </w:r>
        <w:proofErr w:type="spellEnd"/>
        <w:r>
          <w:rPr>
            <w:i/>
            <w:iCs/>
          </w:rPr>
          <w:t xml:space="preserve"> </w:t>
        </w:r>
        <w:r>
          <w:t>- which had not previously been observed at the site - established in the community (</w:t>
        </w:r>
      </w:ins>
      <w:ins w:id="530" w:author="Renata M. Diaz" w:date="2021-08-18T10:50:00Z">
        <w:r w:rsidR="00E84805">
          <w:t xml:space="preserve">Figure 1D; </w:t>
        </w:r>
      </w:ins>
      <w:ins w:id="531" w:author="Diaz,Renata M" w:date="2021-08-17T17:08:00Z">
        <w:r>
          <w:t xml:space="preserve">see also Ernest and Brown 2001). </w:t>
        </w:r>
        <w:r>
          <w:rPr>
            <w:i/>
            <w:iCs/>
          </w:rPr>
          <w:t xml:space="preserve">C. </w:t>
        </w:r>
        <w:proofErr w:type="spellStart"/>
        <w:r>
          <w:rPr>
            <w:i/>
            <w:iCs/>
          </w:rPr>
          <w:t>baileyi</w:t>
        </w:r>
        <w:proofErr w:type="spellEnd"/>
        <w:r>
          <w:rPr>
            <w:i/>
            <w:iCs/>
          </w:rPr>
          <w:t xml:space="preserve"> </w:t>
        </w:r>
        <w:r>
          <w:t>rapidly became dominant on exclosure plots and dramatically increased energetic compensation</w:t>
        </w:r>
      </w:ins>
      <w:ins w:id="532" w:author="Renata M. Diaz" w:date="2021-08-18T10:50:00Z">
        <w:r w:rsidR="008F0C40">
          <w:t xml:space="preserve"> (Figure 1B)</w:t>
        </w:r>
      </w:ins>
      <w:ins w:id="533" w:author="Diaz,Renata M" w:date="2021-08-17T17:08:00Z">
        <w:r>
          <w:t xml:space="preserve">, from an average of </w:t>
        </w:r>
      </w:ins>
      <w:ins w:id="534" w:author="Renata M. Diaz" w:date="2021-08-18T10:48:00Z">
        <w:r w:rsidR="00B57D38">
          <w:t>1</w:t>
        </w:r>
        <w:r w:rsidR="00C41C52">
          <w:t>9</w:t>
        </w:r>
      </w:ins>
      <w:ins w:id="535" w:author="Diaz,Renata M" w:date="2021-08-17T17:08:00Z">
        <w:del w:id="536" w:author="Renata M. Diaz" w:date="2021-08-18T10:48:00Z">
          <w:r w:rsidDel="00B57D38">
            <w:delText>X</w:delText>
          </w:r>
        </w:del>
        <w:r>
          <w:t xml:space="preserve">% </w:t>
        </w:r>
      </w:ins>
      <w:ins w:id="537" w:author="Renata M. Diaz" w:date="2021-08-18T10:48:00Z">
        <w:r w:rsidR="00B57D38">
          <w:t xml:space="preserve">(95% interval </w:t>
        </w:r>
      </w:ins>
      <w:ins w:id="538" w:author="Renata M. Diaz" w:date="2021-08-18T10:49:00Z">
        <w:r w:rsidR="000A2BBE">
          <w:t>9</w:t>
        </w:r>
        <w:r w:rsidR="00E84805">
          <w:t>-</w:t>
        </w:r>
        <w:r w:rsidR="000A2BBE">
          <w:t>29%</w:t>
        </w:r>
      </w:ins>
      <w:ins w:id="539" w:author="Renata M. Diaz" w:date="2021-08-18T10:48:00Z">
        <w:r w:rsidR="00C41C52">
          <w:t xml:space="preserve">) </w:t>
        </w:r>
      </w:ins>
      <w:ins w:id="540" w:author="Diaz,Renata M" w:date="2021-08-17T17:08:00Z">
        <w:r>
          <w:t xml:space="preserve">from 1988-1996 to an average of </w:t>
        </w:r>
      </w:ins>
      <w:ins w:id="541" w:author="Renata M. Diaz" w:date="2021-08-18T10:49:00Z">
        <w:r w:rsidR="006C23F3">
          <w:t>55% (46</w:t>
        </w:r>
        <w:r w:rsidR="00E84805">
          <w:t>-</w:t>
        </w:r>
        <w:r w:rsidR="006C23F3">
          <w:t>63%</w:t>
        </w:r>
      </w:ins>
      <w:ins w:id="542" w:author="Renata M. Diaz" w:date="2021-08-18T10:50:00Z">
        <w:r w:rsidR="00EE54D4">
          <w:t>;</w:t>
        </w:r>
      </w:ins>
      <w:ins w:id="543" w:author="Renata M. Diaz" w:date="2021-08-18T10:49:00Z">
        <w:r w:rsidR="00E84805">
          <w:t xml:space="preserve"> contrast </w:t>
        </w:r>
        <w:r w:rsidR="00E84805">
          <w:rPr>
            <w:i/>
            <w:iCs/>
          </w:rPr>
          <w:t xml:space="preserve">p </w:t>
        </w:r>
      </w:ins>
      <w:ins w:id="544" w:author="Renata M. Diaz" w:date="2021-08-18T10:50:00Z">
        <w:r w:rsidR="00E84805">
          <w:t>&lt; 0.001</w:t>
        </w:r>
        <w:r w:rsidR="00EE54D4">
          <w:t xml:space="preserve">; for complete results of all </w:t>
        </w:r>
      </w:ins>
      <w:ins w:id="545" w:author="Renata M. Diaz" w:date="2021-08-18T10:51:00Z">
        <w:r w:rsidR="00EE54D4">
          <w:t>models, see Appendix 1</w:t>
        </w:r>
      </w:ins>
      <w:ins w:id="546" w:author="Renata M. Diaz" w:date="2021-08-18T10:49:00Z">
        <w:r w:rsidR="006C23F3">
          <w:t xml:space="preserve">) </w:t>
        </w:r>
      </w:ins>
      <w:ins w:id="547" w:author="Diaz,Renata M" w:date="2021-08-17T17:08:00Z">
        <w:del w:id="548" w:author="Renata M. Diaz" w:date="2021-08-18T10:49:00Z">
          <w:r w:rsidDel="000A2BBE">
            <w:delText xml:space="preserve">X% </w:delText>
          </w:r>
        </w:del>
        <w:r>
          <w:t xml:space="preserve">from 1996-2010. With </w:t>
        </w:r>
        <w:r>
          <w:rPr>
            <w:i/>
            <w:iCs/>
          </w:rPr>
          <w:t xml:space="preserve">C. </w:t>
        </w:r>
        <w:proofErr w:type="spellStart"/>
        <w:r>
          <w:rPr>
            <w:i/>
            <w:iCs/>
          </w:rPr>
          <w:t>baileyi</w:t>
        </w:r>
        <w:r>
          <w:t>’s</w:t>
        </w:r>
        <w:proofErr w:type="spellEnd"/>
        <w:r>
          <w:t xml:space="preserve"> addition to the community, the </w:t>
        </w:r>
        <w:del w:id="549" w:author="Renata M. Diaz" w:date="2021-08-18T09:26:00Z">
          <w:r w:rsidDel="00EF300A">
            <w:delText>ratio of Etot on exclosures relative to controls</w:delText>
          </w:r>
        </w:del>
      </w:ins>
      <w:ins w:id="550" w:author="Renata M. Diaz" w:date="2021-08-18T09:26:00Z">
        <w:r w:rsidR="00EF300A">
          <w:t>total energy ratio (on exclosures relative to controls</w:t>
        </w:r>
      </w:ins>
      <w:ins w:id="551" w:author="Renata M. Diaz" w:date="2021-08-18T10:52:00Z">
        <w:r w:rsidR="00273F1A">
          <w:t>; Figure 1A</w:t>
        </w:r>
      </w:ins>
      <w:ins w:id="552" w:author="Renata M. Diaz" w:date="2021-08-18T09:26:00Z">
        <w:r w:rsidR="00EF300A">
          <w:t>)</w:t>
        </w:r>
      </w:ins>
      <w:ins w:id="553" w:author="Diaz,Renata M" w:date="2021-08-17T17:08:00Z">
        <w:r>
          <w:t xml:space="preserve"> increased from</w:t>
        </w:r>
        <w:del w:id="554" w:author="Renata M. Diaz" w:date="2021-08-18T10:51:00Z">
          <w:r w:rsidDel="00645947">
            <w:delText xml:space="preserve"> </w:delText>
          </w:r>
        </w:del>
      </w:ins>
      <w:ins w:id="555" w:author="Renata M. Diaz" w:date="2021-08-18T10:51:00Z">
        <w:r w:rsidR="00645947">
          <w:t xml:space="preserve"> 30% (20-39%) to 68% (60-77%, contrast </w:t>
        </w:r>
        <w:r w:rsidR="00645947" w:rsidRPr="006D33E8">
          <w:rPr>
            <w:i/>
            <w:iCs/>
            <w:rPrChange w:id="556" w:author="Renata M. Diaz" w:date="2021-08-18T10:51:00Z">
              <w:rPr/>
            </w:rPrChange>
          </w:rPr>
          <w:t>p</w:t>
        </w:r>
        <w:r w:rsidR="00645947">
          <w:t xml:space="preserve"> &lt; 0.001)</w:t>
        </w:r>
      </w:ins>
      <w:ins w:id="557" w:author="Diaz,Renata M" w:date="2021-08-17T17:08:00Z">
        <w:del w:id="558" w:author="Renata M. Diaz" w:date="2021-08-18T10:51:00Z">
          <w:r w:rsidDel="00645947">
            <w:delText>X% to X%</w:delText>
          </w:r>
        </w:del>
        <w:r>
          <w:t xml:space="preserve">. In the second shift, </w:t>
        </w:r>
        <w:r>
          <w:lastRenderedPageBreak/>
          <w:t xml:space="preserve">beginning around 2010, </w:t>
        </w:r>
        <w:r>
          <w:rPr>
            <w:i/>
            <w:iCs/>
          </w:rPr>
          <w:t xml:space="preserve">C. </w:t>
        </w:r>
        <w:proofErr w:type="spellStart"/>
        <w:r>
          <w:rPr>
            <w:i/>
            <w:iCs/>
          </w:rPr>
          <w:t>baileyi</w:t>
        </w:r>
        <w:r>
          <w:t>’s</w:t>
        </w:r>
        <w:proofErr w:type="spellEnd"/>
        <w:r>
          <w:t xml:space="preserve"> abundance sitewide dropped precipitously</w:t>
        </w:r>
      </w:ins>
      <w:ins w:id="559" w:author="Renata M. Diaz" w:date="2021-08-18T10:55:00Z">
        <w:r w:rsidR="00957235">
          <w:t xml:space="preserve"> (Figure 1</w:t>
        </w:r>
        <w:r w:rsidR="007A3E48">
          <w:t>D</w:t>
        </w:r>
        <w:r w:rsidR="00957235">
          <w:t>)</w:t>
        </w:r>
      </w:ins>
      <w:ins w:id="560" w:author="Renata M. Diaz" w:date="2021-08-18T10:52:00Z">
        <w:r w:rsidR="00320974">
          <w:t xml:space="preserve">. </w:t>
        </w:r>
        <w:r w:rsidR="00320974">
          <w:rPr>
            <w:i/>
            <w:iCs/>
          </w:rPr>
          <w:t xml:space="preserve">C. </w:t>
        </w:r>
        <w:proofErr w:type="spellStart"/>
        <w:r w:rsidR="00320974">
          <w:rPr>
            <w:i/>
            <w:iCs/>
          </w:rPr>
          <w:t>baileyi</w:t>
        </w:r>
        <w:r w:rsidR="00320974">
          <w:t>’s</w:t>
        </w:r>
        <w:proofErr w:type="spellEnd"/>
        <w:r w:rsidR="00320974">
          <w:t xml:space="preserve"> proportional energy use d</w:t>
        </w:r>
      </w:ins>
      <w:ins w:id="561" w:author="Renata M. Diaz" w:date="2021-08-18T10:53:00Z">
        <w:r w:rsidR="00320974">
          <w:t>ropped</w:t>
        </w:r>
      </w:ins>
      <w:ins w:id="562" w:author="Diaz,Renata M" w:date="2021-08-17T17:08:00Z">
        <w:del w:id="563" w:author="Renata M. Diaz" w:date="2021-08-18T10:52:00Z">
          <w:r w:rsidDel="00320974">
            <w:delText>,</w:delText>
          </w:r>
        </w:del>
        <w:r>
          <w:t xml:space="preserve"> from an average of </w:t>
        </w:r>
      </w:ins>
      <w:ins w:id="564" w:author="Renata M. Diaz" w:date="2021-08-18T10:53:00Z">
        <w:r w:rsidR="00320974">
          <w:t xml:space="preserve">72% (70-75%) to 25% (22-28%, contrast </w:t>
        </w:r>
        <w:r w:rsidR="00320974">
          <w:rPr>
            <w:i/>
            <w:iCs/>
          </w:rPr>
          <w:t xml:space="preserve">p </w:t>
        </w:r>
      </w:ins>
      <w:ins w:id="565" w:author="Renata M. Diaz" w:date="2021-08-18T10:54:00Z">
        <w:r w:rsidR="00320974">
          <w:t xml:space="preserve">&lt; 0.001) on exclosure plots, and from 12% (10-14%) to essentially 0 on control plots (contrast </w:t>
        </w:r>
        <w:r w:rsidR="00320974">
          <w:rPr>
            <w:i/>
            <w:iCs/>
          </w:rPr>
          <w:t xml:space="preserve">p </w:t>
        </w:r>
        <w:r w:rsidR="00320974">
          <w:t>&lt; 0.001)</w:t>
        </w:r>
      </w:ins>
      <w:ins w:id="566" w:author="Diaz,Renata M" w:date="2021-08-17T17:08:00Z">
        <w:del w:id="567" w:author="Renata M. Diaz" w:date="2021-08-18T10:53:00Z">
          <w:r w:rsidDel="00320974">
            <w:delText xml:space="preserve">X% of </w:delText>
          </w:r>
        </w:del>
        <w:del w:id="568" w:author="Renata M. Diaz" w:date="2021-08-18T09:26:00Z">
          <w:r w:rsidRPr="00EF300A" w:rsidDel="00EF300A">
            <w:rPr>
              <w:i/>
              <w:iCs/>
              <w:rPrChange w:id="569" w:author="Renata M. Diaz" w:date="2021-08-18T09:26:00Z">
                <w:rPr/>
              </w:rPrChange>
            </w:rPr>
            <w:delText>Etot</w:delText>
          </w:r>
        </w:del>
        <w:del w:id="570" w:author="Renata M. Diaz" w:date="2021-08-18T10:53:00Z">
          <w:r w:rsidDel="00320974">
            <w:delText xml:space="preserve"> from 1996-2010 to X% from 2010-2020 </w:delText>
          </w:r>
        </w:del>
        <w:del w:id="571" w:author="Renata M. Diaz" w:date="2021-08-18T09:27:00Z">
          <w:r w:rsidDel="00EF300A">
            <w:delText xml:space="preserve">on exclosure plots </w:delText>
          </w:r>
        </w:del>
        <w:del w:id="572" w:author="Renata M. Diaz" w:date="2021-08-18T10:53:00Z">
          <w:r w:rsidDel="00320974">
            <w:delText>(and from X to X o</w:delText>
          </w:r>
        </w:del>
        <w:del w:id="573" w:author="Renata M. Diaz" w:date="2021-08-18T09:27:00Z">
          <w:r w:rsidDel="00EF300A">
            <w:delText>n control plots</w:delText>
          </w:r>
        </w:del>
        <w:del w:id="574" w:author="Renata M. Diaz" w:date="2021-08-18T10:53:00Z">
          <w:r w:rsidDel="00320974">
            <w:delText>)</w:delText>
          </w:r>
        </w:del>
        <w:r>
          <w:t xml:space="preserve">. </w:t>
        </w:r>
        <w:del w:id="575" w:author="Renata M. Diaz" w:date="2021-08-18T10:54:00Z">
          <w:r w:rsidDel="00332340">
            <w:delText>No other species</w:delText>
          </w:r>
        </w:del>
      </w:ins>
      <w:ins w:id="576" w:author="Renata M. Diaz" w:date="2021-08-18T10:55:00Z">
        <w:r w:rsidR="00332340">
          <w:t>Other species</w:t>
        </w:r>
      </w:ins>
      <w:ins w:id="577" w:author="Diaz,Renata M" w:date="2021-08-17T17:08:00Z">
        <w:r>
          <w:t xml:space="preserve"> of small granivore </w:t>
        </w:r>
        <w:del w:id="578" w:author="Renata M. Diaz" w:date="2021-08-18T10:55:00Z">
          <w:r w:rsidDel="00332340">
            <w:delText>made</w:delText>
          </w:r>
        </w:del>
      </w:ins>
      <w:ins w:id="579" w:author="Renata M. Diaz" w:date="2021-08-18T10:55:00Z">
        <w:r w:rsidR="00332340">
          <w:t>did not make</w:t>
        </w:r>
      </w:ins>
      <w:ins w:id="580" w:author="Diaz,Renata M" w:date="2021-08-17T17:08:00Z">
        <w:r>
          <w:t xml:space="preserve"> compensatory gains to offset the decline in </w:t>
        </w:r>
        <w:r>
          <w:rPr>
            <w:i/>
            <w:iCs/>
          </w:rPr>
          <w:t xml:space="preserve">C. </w:t>
        </w:r>
        <w:proofErr w:type="spellStart"/>
        <w:r>
          <w:rPr>
            <w:i/>
            <w:iCs/>
          </w:rPr>
          <w:t>baileyi</w:t>
        </w:r>
      </w:ins>
      <w:proofErr w:type="spellEnd"/>
      <w:ins w:id="581" w:author="Renata M. Diaz" w:date="2021-08-18T10:56:00Z">
        <w:r w:rsidR="0034148C">
          <w:rPr>
            <w:i/>
            <w:iCs/>
          </w:rPr>
          <w:t xml:space="preserve"> </w:t>
        </w:r>
        <w:r w:rsidR="0034148C">
          <w:t>(Figure 1B)</w:t>
        </w:r>
        <w:r w:rsidR="0034148C">
          <w:rPr>
            <w:i/>
            <w:iCs/>
          </w:rPr>
          <w:t xml:space="preserve">. </w:t>
        </w:r>
      </w:ins>
      <w:ins w:id="582" w:author="Diaz,Renata M" w:date="2021-08-17T17:08:00Z">
        <w:del w:id="583" w:author="Renata M. Diaz" w:date="2021-08-18T10:56:00Z">
          <w:r w:rsidDel="0034148C">
            <w:delText xml:space="preserve">. </w:delText>
          </w:r>
        </w:del>
        <w:r>
          <w:t>As a result, energetic compensation declined from an average of</w:t>
        </w:r>
        <w:del w:id="584" w:author="Renata M. Diaz" w:date="2021-08-18T10:55:00Z">
          <w:r w:rsidDel="00BC7B96">
            <w:delText xml:space="preserve"> </w:delText>
          </w:r>
        </w:del>
      </w:ins>
      <w:ins w:id="585" w:author="Renata M. Diaz" w:date="2021-08-18T10:55:00Z">
        <w:r w:rsidR="00BC7B96">
          <w:t xml:space="preserve"> 55% (46-63%) to 22% (12</w:t>
        </w:r>
      </w:ins>
      <w:ins w:id="586" w:author="Renata M. Diaz" w:date="2021-08-18T10:56:00Z">
        <w:r w:rsidR="00BC7B96">
          <w:t xml:space="preserve">-32%, contrast </w:t>
        </w:r>
        <w:r w:rsidR="00BC7B96">
          <w:rPr>
            <w:i/>
            <w:iCs/>
          </w:rPr>
          <w:t xml:space="preserve">p </w:t>
        </w:r>
        <w:r w:rsidR="00BC7B96">
          <w:t>&lt; 0.001)</w:t>
        </w:r>
      </w:ins>
      <w:ins w:id="587" w:author="Diaz,Renata M" w:date="2021-08-17T17:08:00Z">
        <w:del w:id="588" w:author="Renata M. Diaz" w:date="2021-08-18T10:55:00Z">
          <w:r w:rsidDel="00BC7B96">
            <w:delText>X% to X%</w:delText>
          </w:r>
        </w:del>
        <w:r>
          <w:t>, a level not significantly different from the</w:t>
        </w:r>
      </w:ins>
      <w:ins w:id="589" w:author="Renata M. Diaz" w:date="2021-08-18T10:56:00Z">
        <w:r w:rsidR="00BC7B96">
          <w:t xml:space="preserve"> 19% (9-29%, contrast </w:t>
        </w:r>
        <w:r w:rsidR="00BC7B96">
          <w:rPr>
            <w:i/>
            <w:iCs/>
          </w:rPr>
          <w:t xml:space="preserve">p </w:t>
        </w:r>
        <w:r w:rsidR="00BC7B96">
          <w:t xml:space="preserve">= .9) </w:t>
        </w:r>
      </w:ins>
      <w:ins w:id="590" w:author="Diaz,Renata M" w:date="2021-08-17T17:08:00Z">
        <w:del w:id="591" w:author="Renata M. Diaz" w:date="2021-08-18T10:56:00Z">
          <w:r w:rsidDel="00BC7B96">
            <w:delText xml:space="preserve"> X% </w:delText>
          </w:r>
        </w:del>
        <w:r>
          <w:t xml:space="preserve">observed prior to </w:t>
        </w:r>
        <w:r>
          <w:rPr>
            <w:i/>
            <w:iCs/>
          </w:rPr>
          <w:t xml:space="preserve">C. </w:t>
        </w:r>
        <w:proofErr w:type="spellStart"/>
        <w:r>
          <w:rPr>
            <w:i/>
            <w:iCs/>
          </w:rPr>
          <w:t>baileyi</w:t>
        </w:r>
        <w:r>
          <w:t>’s</w:t>
        </w:r>
        <w:proofErr w:type="spellEnd"/>
        <w:r>
          <w:t xml:space="preserve"> establishment at the site. Somewhat paradoxically, while the </w:t>
        </w:r>
        <w:del w:id="592" w:author="Renata M. Diaz" w:date="2021-08-18T09:26:00Z">
          <w:r w:rsidDel="00EF300A">
            <w:delText>ratio of Etot on</w:delText>
          </w:r>
        </w:del>
      </w:ins>
      <w:ins w:id="593" w:author="Renata M. Diaz" w:date="2021-08-18T09:26:00Z">
        <w:r w:rsidR="00EF300A">
          <w:t>total energy ratio</w:t>
        </w:r>
      </w:ins>
      <w:ins w:id="594" w:author="Diaz,Renata M" w:date="2021-08-17T17:08:00Z">
        <w:del w:id="595" w:author="Renata M. Diaz" w:date="2021-08-18T09:26:00Z">
          <w:r w:rsidDel="00EF300A">
            <w:delText xml:space="preserve"> exclosures relative to controls</w:delText>
          </w:r>
        </w:del>
        <w:r>
          <w:t xml:space="preserve"> also dropped following </w:t>
        </w:r>
        <w:r>
          <w:rPr>
            <w:i/>
            <w:iCs/>
          </w:rPr>
          <w:t xml:space="preserve">C. </w:t>
        </w:r>
        <w:proofErr w:type="spellStart"/>
        <w:r>
          <w:rPr>
            <w:i/>
            <w:iCs/>
          </w:rPr>
          <w:t>baileyi</w:t>
        </w:r>
        <w:r>
          <w:t>’s</w:t>
        </w:r>
        <w:proofErr w:type="spellEnd"/>
        <w:r>
          <w:t xml:space="preserve"> decline, from an average of </w:t>
        </w:r>
        <w:del w:id="596" w:author="Renata M. Diaz" w:date="2021-08-18T10:57:00Z">
          <w:r w:rsidDel="00734D11">
            <w:delText>X%</w:delText>
          </w:r>
        </w:del>
      </w:ins>
      <w:ins w:id="597" w:author="Renata M. Diaz" w:date="2021-08-18T10:57:00Z">
        <w:r w:rsidR="00734D11">
          <w:t>68% (60-77%)</w:t>
        </w:r>
      </w:ins>
      <w:ins w:id="598" w:author="Diaz,Renata M" w:date="2021-08-17T17:08:00Z">
        <w:r>
          <w:t xml:space="preserve"> from 1996-2010 to </w:t>
        </w:r>
      </w:ins>
      <w:ins w:id="599" w:author="Renata M. Diaz" w:date="2021-08-18T10:57:00Z">
        <w:r w:rsidR="00734D11">
          <w:t xml:space="preserve">46% (37-56%, contrast </w:t>
        </w:r>
        <w:r w:rsidR="00734D11">
          <w:rPr>
            <w:i/>
            <w:iCs/>
          </w:rPr>
          <w:t xml:space="preserve">p </w:t>
        </w:r>
        <w:r w:rsidR="00734D11">
          <w:t xml:space="preserve">= 0.002) </w:t>
        </w:r>
      </w:ins>
      <w:ins w:id="600" w:author="Diaz,Renata M" w:date="2021-08-17T17:08:00Z">
        <w:del w:id="601" w:author="Renata M. Diaz" w:date="2021-08-18T10:57:00Z">
          <w:r w:rsidDel="00734D11">
            <w:delText xml:space="preserve">X% </w:delText>
          </w:r>
        </w:del>
        <w:r>
          <w:t xml:space="preserve">from 2010-2020, it remained higher than its average of </w:t>
        </w:r>
        <w:del w:id="602" w:author="Renata M. Diaz" w:date="2021-08-18T10:57:00Z">
          <w:r w:rsidDel="00E747D3">
            <w:delText>X%</w:delText>
          </w:r>
        </w:del>
      </w:ins>
      <w:ins w:id="603" w:author="Renata M. Diaz" w:date="2021-08-18T10:57:00Z">
        <w:r w:rsidR="00E747D3">
          <w:t>30% (20-</w:t>
        </w:r>
      </w:ins>
      <w:ins w:id="604" w:author="Renata M. Diaz" w:date="2021-08-18T10:58:00Z">
        <w:r w:rsidR="00E747D3">
          <w:t xml:space="preserve">39%, contrast </w:t>
        </w:r>
        <w:r w:rsidR="00E747D3">
          <w:rPr>
            <w:i/>
            <w:iCs/>
          </w:rPr>
          <w:t xml:space="preserve">p </w:t>
        </w:r>
        <w:r w:rsidR="00E747D3">
          <w:t>= 0.04)</w:t>
        </w:r>
      </w:ins>
      <w:ins w:id="605" w:author="Diaz,Renata M" w:date="2021-08-17T17:08:00Z">
        <w:r>
          <w:t xml:space="preserve"> from 1988-1996</w:t>
        </w:r>
      </w:ins>
      <w:ins w:id="606" w:author="Renata M. Diaz" w:date="2021-08-18T10:58:00Z">
        <w:r w:rsidR="00F730E5">
          <w:t xml:space="preserve"> (Figure 1</w:t>
        </w:r>
        <w:r w:rsidR="003A6024">
          <w:t>A)</w:t>
        </w:r>
      </w:ins>
      <w:ins w:id="607" w:author="Diaz,Renata M" w:date="2021-08-17T17:08:00Z">
        <w:r>
          <w:t xml:space="preserve">. Over the course of the experiment, rodent community composition shifted sitewide, such that in later years, kangaroo rats account for a lower proportion of baseline </w:t>
        </w:r>
        <w:del w:id="608" w:author="Renata M. Diaz" w:date="2021-08-18T11:11:00Z">
          <w:r w:rsidDel="003D228D">
            <w:delText>Etot</w:delText>
          </w:r>
        </w:del>
      </w:ins>
      <w:proofErr w:type="spellStart"/>
      <w:ins w:id="609" w:author="Renata M. Diaz" w:date="2021-08-18T11:11:00Z">
        <w:r w:rsidR="003D228D">
          <w:t>Etot</w:t>
        </w:r>
      </w:ins>
      <w:proofErr w:type="spellEnd"/>
      <w:ins w:id="610" w:author="Diaz,Renata M" w:date="2021-08-17T17:08:00Z">
        <w:r>
          <w:t xml:space="preserve"> than they did at the beginning of the study</w:t>
        </w:r>
      </w:ins>
      <w:ins w:id="611" w:author="Renata M. Diaz" w:date="2021-08-18T10:58:00Z">
        <w:r w:rsidR="005B40F7">
          <w:t xml:space="preserve"> (Figure 1C)</w:t>
        </w:r>
      </w:ins>
      <w:ins w:id="612" w:author="Diaz,Renata M" w:date="2021-08-17T17:08:00Z">
        <w:r>
          <w:t xml:space="preserve">. </w:t>
        </w:r>
      </w:ins>
      <w:ins w:id="613" w:author="Renata M. Diaz" w:date="2021-08-18T10:58:00Z">
        <w:r w:rsidR="00B0207D">
          <w:t>From 198</w:t>
        </w:r>
      </w:ins>
      <w:ins w:id="614" w:author="Renata M. Diaz" w:date="2021-08-18T10:59:00Z">
        <w:r w:rsidR="00B0207D">
          <w:t xml:space="preserve">8-1996, kangaroo rats accounted for </w:t>
        </w:r>
      </w:ins>
      <w:ins w:id="615" w:author="Renata M. Diaz" w:date="2021-08-18T11:56:00Z">
        <w:r w:rsidR="00A85D31">
          <w:t>92% (90-94%)</w:t>
        </w:r>
      </w:ins>
      <w:ins w:id="616" w:author="Renata M. Diaz" w:date="2021-08-18T10:59:00Z">
        <w:r w:rsidR="00B0207D">
          <w:t xml:space="preserve"> of </w:t>
        </w:r>
      </w:ins>
      <w:proofErr w:type="spellStart"/>
      <w:ins w:id="617" w:author="Renata M. Diaz" w:date="2021-08-18T11:11:00Z">
        <w:r w:rsidR="003D228D">
          <w:rPr>
            <w:i/>
            <w:iCs/>
          </w:rPr>
          <w:t>Etot</w:t>
        </w:r>
      </w:ins>
      <w:proofErr w:type="spellEnd"/>
      <w:ins w:id="618" w:author="Renata M. Diaz" w:date="2021-08-18T10:59:00Z">
        <w:r w:rsidR="00B0207D">
          <w:rPr>
            <w:i/>
            <w:iCs/>
          </w:rPr>
          <w:t xml:space="preserve"> </w:t>
        </w:r>
        <w:r w:rsidR="00B0207D">
          <w:t xml:space="preserve">on controls; in later time periods, this dropped to </w:t>
        </w:r>
        <w:r w:rsidR="00353087">
          <w:t xml:space="preserve">an average of approximately </w:t>
        </w:r>
      </w:ins>
      <w:ins w:id="619" w:author="Renata M. Diaz" w:date="2021-08-18T11:56:00Z">
        <w:r w:rsidR="00A85D31">
          <w:t>70</w:t>
        </w:r>
      </w:ins>
      <w:ins w:id="620" w:author="Renata M. Diaz" w:date="2021-08-18T10:59:00Z">
        <w:r w:rsidR="00353087">
          <w:t>% (1988-19</w:t>
        </w:r>
      </w:ins>
      <w:ins w:id="621" w:author="Renata M. Diaz" w:date="2021-08-18T11:00:00Z">
        <w:r w:rsidR="00353087">
          <w:t xml:space="preserve">96 compared to later time periods, </w:t>
        </w:r>
        <w:r w:rsidR="00353087">
          <w:rPr>
            <w:i/>
            <w:iCs/>
          </w:rPr>
          <w:t xml:space="preserve">p </w:t>
        </w:r>
        <w:r w:rsidR="00353087">
          <w:t xml:space="preserve">&lt; 0.001; 1996-2010 and 2020-2020 not significantly different, </w:t>
        </w:r>
        <w:r w:rsidR="00353087">
          <w:rPr>
            <w:i/>
            <w:iCs/>
          </w:rPr>
          <w:t xml:space="preserve">p = </w:t>
        </w:r>
      </w:ins>
      <w:ins w:id="622" w:author="Renata M. Diaz" w:date="2021-08-18T11:56:00Z">
        <w:r w:rsidR="00A85D31">
          <w:t>.86</w:t>
        </w:r>
      </w:ins>
      <w:ins w:id="623" w:author="Renata M. Diaz" w:date="2021-08-18T11:00:00Z">
        <w:r w:rsidR="00353087">
          <w:t xml:space="preserve">). </w:t>
        </w:r>
      </w:ins>
      <w:ins w:id="624" w:author="Diaz,Renata M" w:date="2021-08-17T17:08:00Z">
        <w:r w:rsidRPr="00B0207D">
          <w:rPr>
            <w:rPrChange w:id="625" w:author="Renata M. Diaz" w:date="2021-08-18T10:59:00Z">
              <w:rPr/>
            </w:rPrChange>
          </w:rPr>
          <w:t>Because</w:t>
        </w:r>
        <w:r>
          <w:t xml:space="preserve"> the proportion of </w:t>
        </w:r>
        <w:del w:id="626" w:author="Renata M. Diaz" w:date="2021-08-18T11:11:00Z">
          <w:r w:rsidDel="003D228D">
            <w:rPr>
              <w:i/>
              <w:iCs/>
            </w:rPr>
            <w:delText>Etot</w:delText>
          </w:r>
        </w:del>
      </w:ins>
      <w:proofErr w:type="spellStart"/>
      <w:ins w:id="627" w:author="Renata M. Diaz" w:date="2021-08-18T11:11:00Z">
        <w:r w:rsidR="003D228D">
          <w:rPr>
            <w:i/>
            <w:iCs/>
          </w:rPr>
          <w:t>Etot</w:t>
        </w:r>
      </w:ins>
      <w:proofErr w:type="spellEnd"/>
      <w:ins w:id="628" w:author="Diaz,Renata M" w:date="2021-08-17T17:08:00Z">
        <w:r>
          <w:rPr>
            <w:i/>
            <w:iCs/>
          </w:rPr>
          <w:t xml:space="preserve"> </w:t>
        </w:r>
        <w:r>
          <w:t xml:space="preserve">directly lost to kangaroo rat removal was smaller from 2010-2020 than from 1988-1996, the </w:t>
        </w:r>
        <w:del w:id="629" w:author="Renata M. Diaz" w:date="2021-08-18T09:27:00Z">
          <w:r w:rsidDel="00053588">
            <w:delText>ratio of EtotX to EtotC</w:delText>
          </w:r>
        </w:del>
      </w:ins>
      <w:ins w:id="630" w:author="Renata M. Diaz" w:date="2021-08-18T09:27:00Z">
        <w:r w:rsidR="00053588">
          <w:t>total energy ratio</w:t>
        </w:r>
      </w:ins>
      <w:ins w:id="631" w:author="Diaz,Renata M" w:date="2021-08-17T17:08:00Z">
        <w:r>
          <w:t xml:space="preserve"> was higher from 2010-2020 than it was from 1988-1996 - even though there was not a detectable difference between the two time periods in the proportion of </w:t>
        </w:r>
        <w:del w:id="632" w:author="Renata M. Diaz" w:date="2021-08-18T11:15:00Z">
          <w:r w:rsidDel="009C5779">
            <w:delText>that loss</w:delText>
          </w:r>
        </w:del>
      </w:ins>
      <w:ins w:id="633" w:author="Renata M. Diaz" w:date="2021-08-18T11:15:00Z">
        <w:r w:rsidR="009C5779">
          <w:t>lost energy</w:t>
        </w:r>
      </w:ins>
      <w:ins w:id="634" w:author="Diaz,Renata M" w:date="2021-08-17T17:08:00Z">
        <w:r>
          <w:t xml:space="preserve"> being offset through energetic compensation. </w:t>
        </w:r>
      </w:ins>
    </w:p>
    <w:p w14:paraId="1B0294A8" w14:textId="77777777" w:rsidR="008E2C93" w:rsidRDefault="008E2C93">
      <w:pPr>
        <w:pStyle w:val="Heading1"/>
        <w:rPr>
          <w:ins w:id="635" w:author="Diaz,Renata M" w:date="2021-08-17T17:08:00Z"/>
        </w:rPr>
        <w:pPrChange w:id="636" w:author="Diaz,Renata M" w:date="2021-08-17T17:08:00Z">
          <w:pPr>
            <w:pStyle w:val="NormalWeb"/>
            <w:spacing w:before="0" w:beforeAutospacing="0" w:after="0" w:afterAutospacing="0"/>
          </w:pPr>
        </w:pPrChange>
      </w:pPr>
      <w:ins w:id="637" w:author="Diaz,Renata M" w:date="2021-08-17T17:08:00Z">
        <w:r>
          <w:t>Discussion</w:t>
        </w:r>
      </w:ins>
    </w:p>
    <w:p w14:paraId="4D0DBE35" w14:textId="0794DC28" w:rsidR="008E2C93" w:rsidRDefault="008E2C93">
      <w:pPr>
        <w:pStyle w:val="Writing"/>
        <w:rPr>
          <w:ins w:id="638" w:author="Diaz,Renata M" w:date="2021-08-17T17:08:00Z"/>
        </w:rPr>
        <w:pPrChange w:id="639" w:author="Diaz,Renata M" w:date="2021-08-17T17:08:00Z">
          <w:pPr>
            <w:pStyle w:val="NormalWeb"/>
            <w:spacing w:before="0" w:beforeAutospacing="0" w:after="0" w:afterAutospacing="0"/>
          </w:pPr>
        </w:pPrChange>
      </w:pPr>
      <w:ins w:id="640" w:author="Diaz,Renata M" w:date="2021-08-17T17:08:00Z">
        <w:r>
          <w:t xml:space="preserve">    The dynamics of rodent community energy use at Portal illustrate that the </w:t>
        </w:r>
        <w:del w:id="641" w:author="Renata M. Diaz" w:date="2021-08-18T11:01:00Z">
          <w:r w:rsidDel="003910C7">
            <w:delText>sensitivity of Etot to species loss</w:delText>
          </w:r>
        </w:del>
      </w:ins>
      <w:ins w:id="642" w:author="Renata M. Diaz" w:date="2021-08-18T11:01:00Z">
        <w:r w:rsidR="003910C7">
          <w:t xml:space="preserve">effect of species loss on </w:t>
        </w:r>
      </w:ins>
      <w:proofErr w:type="spellStart"/>
      <w:ins w:id="643" w:author="Renata M. Diaz" w:date="2021-08-18T11:11:00Z">
        <w:r w:rsidR="003D228D">
          <w:rPr>
            <w:i/>
            <w:iCs/>
          </w:rPr>
          <w:t>Etot</w:t>
        </w:r>
      </w:ins>
      <w:proofErr w:type="spellEnd"/>
      <w:ins w:id="644" w:author="Diaz,Renata M" w:date="2021-08-17T17:08:00Z">
        <w:r>
          <w:t xml:space="preserve"> fluctuates over time, and that the processes driving these fluctuations have </w:t>
        </w:r>
      </w:ins>
      <w:ins w:id="645" w:author="Renata M. Diaz" w:date="2021-08-18T11:02:00Z">
        <w:r w:rsidR="0058135D">
          <w:lastRenderedPageBreak/>
          <w:t xml:space="preserve">also </w:t>
        </w:r>
      </w:ins>
      <w:ins w:id="646" w:author="Diaz,Renata M" w:date="2021-08-17T17:08:00Z">
        <w:r>
          <w:t>changed over time. First, while the shift in 1996 highlighted dispersal limitation as a constraint on energetic compensation, the shift in 2010 demonstrates that changing functional overlap, within the same set of species, can have major consequences for energetic compensation</w:t>
        </w:r>
      </w:ins>
      <w:ins w:id="647" w:author="Renata M. Diaz" w:date="2021-08-18T11:03:00Z">
        <w:r w:rsidR="004635FC">
          <w:t xml:space="preserve"> (Figure 1B, D)</w:t>
        </w:r>
      </w:ins>
      <w:ins w:id="648" w:author="Diaz,Renata M" w:date="2021-08-17T17:08:00Z">
        <w:r>
          <w:t xml:space="preserve">. The 1996 increase in compensation, driven by </w:t>
        </w:r>
        <w:r>
          <w:rPr>
            <w:i/>
            <w:iCs/>
          </w:rPr>
          <w:t xml:space="preserve">C. </w:t>
        </w:r>
        <w:proofErr w:type="spellStart"/>
        <w:r>
          <w:rPr>
            <w:i/>
            <w:iCs/>
          </w:rPr>
          <w:t>baileyi</w:t>
        </w:r>
        <w:r>
          <w:t>’s</w:t>
        </w:r>
        <w:proofErr w:type="spellEnd"/>
        <w:r>
          <w:t xml:space="preserve"> establishment at the site</w:t>
        </w:r>
      </w:ins>
      <w:ins w:id="649" w:author="Renata M. Diaz" w:date="2021-08-18T11:02:00Z">
        <w:r w:rsidR="00C00DA1">
          <w:t xml:space="preserve"> </w:t>
        </w:r>
      </w:ins>
      <w:ins w:id="650" w:author="Diaz,Renata M" w:date="2021-08-17T17:08:00Z">
        <w:del w:id="651" w:author="Renata M. Diaz" w:date="2021-08-18T11:03:00Z">
          <w:r w:rsidDel="004635FC">
            <w:delText>,</w:delText>
          </w:r>
        </w:del>
      </w:ins>
      <w:ins w:id="652" w:author="Renata M. Diaz" w:date="2021-08-18T11:03:00Z">
        <w:r w:rsidR="004635FC">
          <w:t xml:space="preserve">, </w:t>
        </w:r>
      </w:ins>
      <w:ins w:id="653" w:author="Diaz,Renata M" w:date="2021-08-17T17:08:00Z">
        <w:del w:id="654" w:author="Renata M. Diaz" w:date="2021-08-18T11:03:00Z">
          <w:r w:rsidDel="004635FC">
            <w:delText xml:space="preserve"> </w:delText>
          </w:r>
        </w:del>
        <w:r>
          <w:t xml:space="preserve">was a clear and compelling example of colonization from the regional species pool overcoming dispersal limitation. That is, while the small granivore species originally present in the community did not possess the traits necessary to exploit the resources made available through kangaroo rat removal, </w:t>
        </w:r>
        <w:r>
          <w:rPr>
            <w:i/>
            <w:iCs/>
          </w:rPr>
          <w:t xml:space="preserve">C. </w:t>
        </w:r>
        <w:proofErr w:type="spellStart"/>
        <w:r>
          <w:rPr>
            <w:i/>
            <w:iCs/>
          </w:rPr>
          <w:t>baileyi</w:t>
        </w:r>
        <w:proofErr w:type="spellEnd"/>
        <w:r>
          <w:t xml:space="preserve"> supplied those traits and substantially restored community function on exclosure plots. In contrast, following the transition in 2010, </w:t>
        </w:r>
        <w:r>
          <w:rPr>
            <w:i/>
            <w:iCs/>
          </w:rPr>
          <w:t xml:space="preserve">C. </w:t>
        </w:r>
        <w:proofErr w:type="spellStart"/>
        <w:r>
          <w:rPr>
            <w:i/>
            <w:iCs/>
          </w:rPr>
          <w:t>baileyi</w:t>
        </w:r>
        <w:proofErr w:type="spellEnd"/>
        <w:r>
          <w:rPr>
            <w:i/>
            <w:iCs/>
          </w:rPr>
          <w:t xml:space="preserve"> </w:t>
        </w:r>
        <w:r>
          <w:t>remained present in the community, but</w:t>
        </w:r>
        <w:r>
          <w:rPr>
            <w:i/>
            <w:iCs/>
          </w:rPr>
          <w:t xml:space="preserve"> </w:t>
        </w:r>
        <w:r>
          <w:t xml:space="preserve">ceased to operate as a functional replacement for kangaroo rats. This is consistent with fluctuating conditions modulating the degree of functional overlap between similar, but non-identical, competitors. Kangaroo rats and </w:t>
        </w:r>
        <w:r>
          <w:rPr>
            <w:i/>
            <w:iCs/>
          </w:rPr>
          <w:t xml:space="preserve">C. </w:t>
        </w:r>
        <w:proofErr w:type="spellStart"/>
        <w:r>
          <w:rPr>
            <w:i/>
            <w:iCs/>
          </w:rPr>
          <w:t>baileyi</w:t>
        </w:r>
        <w:proofErr w:type="spellEnd"/>
        <w:r>
          <w:rPr>
            <w:i/>
            <w:iCs/>
          </w:rPr>
          <w:t xml:space="preserve"> </w:t>
        </w:r>
        <w:r>
          <w:t xml:space="preserve">are relatively similar in size and are demonstrably capable of using similar resources. However, </w:t>
        </w:r>
        <w:r>
          <w:rPr>
            <w:i/>
            <w:iCs/>
          </w:rPr>
          <w:t xml:space="preserve">C. </w:t>
        </w:r>
        <w:proofErr w:type="spellStart"/>
        <w:r>
          <w:rPr>
            <w:i/>
            <w:iCs/>
          </w:rPr>
          <w:t>baileyi</w:t>
        </w:r>
        <w:proofErr w:type="spellEnd"/>
        <w:r>
          <w:rPr>
            <w:i/>
            <w:iCs/>
          </w:rPr>
          <w:t xml:space="preserve"> </w:t>
        </w:r>
        <w:r>
          <w:t>prefers different, shrubbier microhabitats than kangaroo rats, and the two groups have been found to trade off in dominance over adjacent habitats</w:t>
        </w:r>
      </w:ins>
      <w:ins w:id="655" w:author="Renata M. Diaz" w:date="2021-08-18T16:49:00Z">
        <w:r w:rsidR="000C1162">
          <w:t xml:space="preserve"> (</w:t>
        </w:r>
      </w:ins>
      <w:proofErr w:type="spellStart"/>
      <w:ins w:id="656" w:author="Renata M. Diaz" w:date="2021-08-18T16:50:00Z">
        <w:r w:rsidR="000C1162">
          <w:t>M’Closkey</w:t>
        </w:r>
        <w:proofErr w:type="spellEnd"/>
        <w:r w:rsidR="000C1162">
          <w:t xml:space="preserve"> 1982; Price 1978l Rosenzweig and </w:t>
        </w:r>
        <w:proofErr w:type="spellStart"/>
        <w:r w:rsidR="000C1162">
          <w:t>Winakur</w:t>
        </w:r>
        <w:proofErr w:type="spellEnd"/>
        <w:r w:rsidR="000C1162">
          <w:t xml:space="preserve"> 1969</w:t>
        </w:r>
      </w:ins>
      <w:ins w:id="657" w:author="Renata M. Diaz" w:date="2021-08-18T16:49:00Z">
        <w:r w:rsidR="000C1162">
          <w:t>)</w:t>
        </w:r>
      </w:ins>
      <w:ins w:id="658" w:author="Diaz,Renata M" w:date="2021-08-17T17:08:00Z">
        <w:r>
          <w:t xml:space="preserve">. We suggest that this study site, which has historically been dominated by kangaroo rats, constitutes marginal habitat for </w:t>
        </w:r>
        <w:r>
          <w:rPr>
            <w:i/>
            <w:iCs/>
          </w:rPr>
          <w:t xml:space="preserve">C. </w:t>
        </w:r>
        <w:proofErr w:type="spellStart"/>
        <w:r>
          <w:rPr>
            <w:i/>
            <w:iCs/>
          </w:rPr>
          <w:t>baileyi</w:t>
        </w:r>
        <w:proofErr w:type="spellEnd"/>
        <w:r>
          <w:t xml:space="preserve">, and that, while conditions from 1996-2010 aligned sufficiently with </w:t>
        </w:r>
        <w:r>
          <w:rPr>
            <w:i/>
            <w:iCs/>
          </w:rPr>
          <w:t xml:space="preserve">C. </w:t>
        </w:r>
        <w:proofErr w:type="spellStart"/>
        <w:r>
          <w:rPr>
            <w:i/>
            <w:iCs/>
          </w:rPr>
          <w:t>baileyi</w:t>
        </w:r>
        <w:r>
          <w:t>’s</w:t>
        </w:r>
        <w:proofErr w:type="spellEnd"/>
        <w:r>
          <w:t xml:space="preserve"> requirements to create substantial functional overlap between kangaroo rats and </w:t>
        </w:r>
        <w:r>
          <w:rPr>
            <w:i/>
            <w:iCs/>
          </w:rPr>
          <w:t xml:space="preserve">C. </w:t>
        </w:r>
        <w:proofErr w:type="spellStart"/>
        <w:r>
          <w:rPr>
            <w:i/>
            <w:iCs/>
          </w:rPr>
          <w:t>baileyi</w:t>
        </w:r>
        <w:proofErr w:type="spellEnd"/>
        <w:r>
          <w:t xml:space="preserve">, conditions since 2010 have caused this overlap to break down. Specifically, </w:t>
        </w:r>
        <w:r>
          <w:rPr>
            <w:i/>
            <w:iCs/>
          </w:rPr>
          <w:t xml:space="preserve">C. </w:t>
        </w:r>
        <w:proofErr w:type="spellStart"/>
        <w:r>
          <w:rPr>
            <w:i/>
            <w:iCs/>
          </w:rPr>
          <w:t>baileyi</w:t>
        </w:r>
        <w:r>
          <w:t>’s</w:t>
        </w:r>
        <w:proofErr w:type="spellEnd"/>
        <w:r>
          <w:t xml:space="preserve"> decline occurred immediately following a period of low plant productivity and low rodent abundance community-wide (</w:t>
        </w:r>
      </w:ins>
      <w:ins w:id="659" w:author="Renata M. Diaz" w:date="2021-08-18T11:02:00Z">
        <w:r w:rsidR="009F56A3">
          <w:t xml:space="preserve">Appendix 2; </w:t>
        </w:r>
      </w:ins>
      <w:ins w:id="660" w:author="Diaz,Renata M" w:date="2021-08-17T17:08:00Z">
        <w:r>
          <w:t>Christensen et al. 2018). In the decade following, the site experienced two long and severe droughts interspersed with an exceptionally wet period (</w:t>
        </w:r>
      </w:ins>
      <w:ins w:id="661" w:author="Renata M. Diaz" w:date="2021-08-18T11:03:00Z">
        <w:r w:rsidR="000E57B7">
          <w:t xml:space="preserve">Appendix 2; </w:t>
        </w:r>
      </w:ins>
      <w:ins w:id="662" w:author="Diaz,Renata M" w:date="2021-08-17T17:08:00Z">
        <w:r>
          <w:t xml:space="preserve">Christensen et al. </w:t>
        </w:r>
        <w:r>
          <w:lastRenderedPageBreak/>
          <w:t>2018</w:t>
        </w:r>
        <w:del w:id="663" w:author="Renata M. Diaz" w:date="2021-08-18T11:02:00Z">
          <w:r w:rsidDel="000E57B7">
            <w:delText>; Figure 2</w:delText>
          </w:r>
        </w:del>
        <w:r>
          <w:t xml:space="preserve">). These extreme conditions may themselves have limited </w:t>
        </w:r>
        <w:r>
          <w:rPr>
            <w:i/>
            <w:iCs/>
          </w:rPr>
          <w:t xml:space="preserve">C. </w:t>
        </w:r>
        <w:proofErr w:type="spellStart"/>
        <w:r>
          <w:rPr>
            <w:i/>
            <w:iCs/>
          </w:rPr>
          <w:t>baileyi’s</w:t>
        </w:r>
        <w:proofErr w:type="spellEnd"/>
        <w:r>
          <w:rPr>
            <w:i/>
            <w:iCs/>
          </w:rPr>
          <w:t xml:space="preserve"> </w:t>
        </w:r>
        <w:r>
          <w:t xml:space="preserve">fitness at the site, or the community-wide low abundance event may have temporarily overcome incumbency effects and triggered a community reorganization tracking longer-term habitat shifts (Thibault and Brown 2008; Christensen et al. 2018). Regardless of the proximate cause of </w:t>
        </w:r>
        <w:r>
          <w:rPr>
            <w:i/>
            <w:iCs/>
          </w:rPr>
          <w:t xml:space="preserve">C. </w:t>
        </w:r>
        <w:proofErr w:type="spellStart"/>
        <w:r>
          <w:rPr>
            <w:i/>
            <w:iCs/>
          </w:rPr>
          <w:t>baileyi</w:t>
        </w:r>
        <w:r>
          <w:t>’s</w:t>
        </w:r>
        <w:proofErr w:type="spellEnd"/>
        <w:r>
          <w:t xml:space="preserve"> decline, the fact that </w:t>
        </w:r>
        <w:r>
          <w:rPr>
            <w:i/>
            <w:iCs/>
          </w:rPr>
          <w:t xml:space="preserve">C. </w:t>
        </w:r>
        <w:proofErr w:type="spellStart"/>
        <w:r>
          <w:rPr>
            <w:i/>
            <w:iCs/>
          </w:rPr>
          <w:t>balieyi</w:t>
        </w:r>
        <w:proofErr w:type="spellEnd"/>
        <w:r>
          <w:rPr>
            <w:i/>
            <w:iCs/>
          </w:rPr>
          <w:t xml:space="preserve"> </w:t>
        </w:r>
        <w:r>
          <w:t>remains in the community, but no longer compensates for kangaroo rats, illustrates that changing conditions can have profound effects on energetic compensation by modulating the degree of functional overlap within a consistent set of species.</w:t>
        </w:r>
      </w:ins>
    </w:p>
    <w:p w14:paraId="2346D48B" w14:textId="1CC20CF7" w:rsidR="008E2C93" w:rsidRDefault="008E2C93">
      <w:pPr>
        <w:pStyle w:val="Writing"/>
        <w:rPr>
          <w:ins w:id="664" w:author="Diaz,Renata M" w:date="2021-08-17T17:08:00Z"/>
        </w:rPr>
        <w:pPrChange w:id="665" w:author="Diaz,Renata M" w:date="2021-08-17T17:08:00Z">
          <w:pPr>
            <w:pStyle w:val="NormalWeb"/>
            <w:spacing w:before="0" w:beforeAutospacing="0" w:after="0" w:afterAutospacing="0"/>
            <w:ind w:firstLine="720"/>
          </w:pPr>
        </w:pPrChange>
      </w:pPr>
      <w:ins w:id="666" w:author="Diaz,Renata M" w:date="2021-08-17T17:08:00Z">
        <w:r>
          <w:t xml:space="preserve">Second, the difference in </w:t>
        </w:r>
        <w:del w:id="667" w:author="Renata M. Diaz" w:date="2021-08-18T09:28:00Z">
          <w:r w:rsidDel="00C646C9">
            <w:delText>EtotX/EtotC b</w:delText>
          </w:r>
        </w:del>
      </w:ins>
      <w:ins w:id="668" w:author="Renata M. Diaz" w:date="2021-08-18T09:28:00Z">
        <w:r w:rsidR="00C646C9">
          <w:t>the total energy ratio b</w:t>
        </w:r>
      </w:ins>
      <w:ins w:id="669" w:author="Diaz,Renata M" w:date="2021-08-17T17:08:00Z">
        <w:r>
          <w:t>etween 1998-1996 and 2010-2020 demonstrates that changes in baseline community composition can decouple energetic compensation from the overall impact of species loss on community functio</w:t>
        </w:r>
      </w:ins>
      <w:ins w:id="670" w:author="Renata M. Diaz" w:date="2021-08-18T11:03:00Z">
        <w:r w:rsidR="005263D2">
          <w:t>n</w:t>
        </w:r>
      </w:ins>
      <w:ins w:id="671" w:author="Diaz,Renata M" w:date="2021-08-17T17:08:00Z">
        <w:del w:id="672" w:author="Renata M. Diaz" w:date="2021-08-18T11:03:00Z">
          <w:r w:rsidDel="005263D2">
            <w:delText>n</w:delText>
          </w:r>
        </w:del>
        <w:r>
          <w:t xml:space="preserve">. As the habitat at the site became shrubbier, small granivores increased their share of </w:t>
        </w:r>
        <w:del w:id="673" w:author="Renata M. Diaz" w:date="2021-08-18T11:11:00Z">
          <w:r w:rsidDel="003D228D">
            <w:rPr>
              <w:i/>
              <w:iCs/>
            </w:rPr>
            <w:delText>Etot</w:delText>
          </w:r>
        </w:del>
      </w:ins>
      <w:proofErr w:type="spellStart"/>
      <w:ins w:id="674" w:author="Renata M. Diaz" w:date="2021-08-18T11:11:00Z">
        <w:r w:rsidR="003D228D">
          <w:rPr>
            <w:i/>
            <w:iCs/>
          </w:rPr>
          <w:t>Etot</w:t>
        </w:r>
      </w:ins>
      <w:proofErr w:type="spellEnd"/>
      <w:ins w:id="675" w:author="Diaz,Renata M" w:date="2021-08-17T17:08:00Z">
        <w:r>
          <w:rPr>
            <w:i/>
            <w:iCs/>
          </w:rPr>
          <w:t xml:space="preserve"> </w:t>
        </w:r>
        <w:r>
          <w:t>on control plots</w:t>
        </w:r>
      </w:ins>
      <w:ins w:id="676" w:author="Renata M. Diaz" w:date="2021-08-18T11:03:00Z">
        <w:r w:rsidR="00145CB2">
          <w:t xml:space="preserve"> (Figure 1C</w:t>
        </w:r>
      </w:ins>
      <w:ins w:id="677" w:author="Renata M. Diaz" w:date="2021-08-18T16:51:00Z">
        <w:r w:rsidR="00001C1F">
          <w:t>; Brown et al. 1997</w:t>
        </w:r>
      </w:ins>
      <w:ins w:id="678" w:author="Renata M. Diaz" w:date="2021-08-18T11:03:00Z">
        <w:r w:rsidR="00145CB2">
          <w:t>)</w:t>
        </w:r>
      </w:ins>
      <w:ins w:id="679" w:author="Diaz,Renata M" w:date="2021-08-17T17:08:00Z">
        <w:r>
          <w:t>. However, despite favorable habitat conditions for small granivores</w:t>
        </w:r>
        <w:del w:id="680" w:author="Renata M. Diaz" w:date="2021-08-18T11:04:00Z">
          <w:r w:rsidDel="00A53EAA">
            <w:delText xml:space="preserve">, </w:delText>
          </w:r>
        </w:del>
      </w:ins>
      <w:ins w:id="681" w:author="Renata M. Diaz" w:date="2021-08-18T11:05:00Z">
        <w:r w:rsidR="00A53EAA">
          <w:rPr>
            <w:iCs/>
          </w:rPr>
          <w:t xml:space="preserve">, once </w:t>
        </w:r>
        <w:r w:rsidR="00A53EAA">
          <w:rPr>
            <w:i/>
            <w:iCs/>
          </w:rPr>
          <w:t xml:space="preserve">C. </w:t>
        </w:r>
        <w:proofErr w:type="spellStart"/>
        <w:r w:rsidR="00A53EAA">
          <w:rPr>
            <w:i/>
            <w:iCs/>
          </w:rPr>
          <w:t>baileyi</w:t>
        </w:r>
        <w:proofErr w:type="spellEnd"/>
        <w:r w:rsidR="00A53EAA">
          <w:rPr>
            <w:i/>
            <w:iCs/>
          </w:rPr>
          <w:t xml:space="preserve"> </w:t>
        </w:r>
        <w:r w:rsidR="00A53EAA">
          <w:t>was no longer abundant in the small granivore community,</w:t>
        </w:r>
      </w:ins>
      <w:ins w:id="682" w:author="Renata M. Diaz" w:date="2021-08-18T11:04:00Z">
        <w:r w:rsidR="00A53EAA">
          <w:rPr>
            <w:iCs/>
          </w:rPr>
          <w:t xml:space="preserve"> </w:t>
        </w:r>
      </w:ins>
      <w:ins w:id="683" w:author="Diaz,Renata M" w:date="2021-08-17T17:08:00Z">
        <w:r>
          <w:t xml:space="preserve">there </w:t>
        </w:r>
        <w:del w:id="684" w:author="Renata M. Diaz" w:date="2021-08-18T09:28:00Z">
          <w:r w:rsidDel="00C646C9">
            <w:delText>has</w:delText>
          </w:r>
        </w:del>
      </w:ins>
      <w:ins w:id="685" w:author="Renata M. Diaz" w:date="2021-08-18T09:28:00Z">
        <w:r w:rsidR="00C646C9">
          <w:t xml:space="preserve">was </w:t>
        </w:r>
      </w:ins>
      <w:ins w:id="686" w:author="Renata M. Diaz" w:date="2021-08-18T11:05:00Z">
        <w:r w:rsidR="001E02DA">
          <w:t>no longer a detectable</w:t>
        </w:r>
      </w:ins>
      <w:ins w:id="687" w:author="Diaz,Renata M" w:date="2021-08-17T17:08:00Z">
        <w:del w:id="688" w:author="Renata M. Diaz" w:date="2021-08-18T09:28:00Z">
          <w:r w:rsidDel="00C646C9">
            <w:delText xml:space="preserve"> not been</w:delText>
          </w:r>
        </w:del>
        <w:r>
          <w:t xml:space="preserve"> </w:t>
        </w:r>
        <w:del w:id="689" w:author="Renata M. Diaz" w:date="2021-08-18T11:05:00Z">
          <w:r w:rsidDel="00214BCF">
            <w:delText xml:space="preserve">an </w:delText>
          </w:r>
        </w:del>
        <w:r>
          <w:t xml:space="preserve">increase in the share of energy being used by kangaroo rats </w:t>
        </w:r>
      </w:ins>
      <w:ins w:id="690" w:author="Renata M. Diaz" w:date="2021-08-18T09:29:00Z">
        <w:r w:rsidR="00C646C9">
          <w:t>on control plots (</w:t>
        </w:r>
        <w:r w:rsidR="00C646C9">
          <w:rPr>
            <w:i/>
            <w:iCs/>
          </w:rPr>
          <w:t>KR</w:t>
        </w:r>
        <w:r w:rsidR="00C646C9">
          <w:rPr>
            <w:i/>
            <w:iCs/>
            <w:vertAlign w:val="subscript"/>
          </w:rPr>
          <w:t>C</w:t>
        </w:r>
      </w:ins>
      <w:ins w:id="691" w:author="Renata M. Diaz" w:date="2021-08-18T11:06:00Z">
        <w:r w:rsidR="00E86CBE">
          <w:t>) successfully</w:t>
        </w:r>
      </w:ins>
      <w:ins w:id="692" w:author="Diaz,Renata M" w:date="2021-08-17T17:08:00Z">
        <w:del w:id="693" w:author="Renata M. Diaz" w:date="2021-08-18T11:06:00Z">
          <w:r w:rsidDel="00E86CBE">
            <w:delText>that small granivores</w:delText>
          </w:r>
        </w:del>
        <w:r>
          <w:t xml:space="preserve"> </w:t>
        </w:r>
        <w:del w:id="694" w:author="Renata M. Diaz" w:date="2021-08-18T11:04:00Z">
          <w:r w:rsidDel="005263D2">
            <w:delText xml:space="preserve">- other than </w:delText>
          </w:r>
          <w:r w:rsidDel="005263D2">
            <w:rPr>
              <w:i/>
              <w:iCs/>
            </w:rPr>
            <w:delText xml:space="preserve">C. baileyi </w:delText>
          </w:r>
        </w:del>
        <w:del w:id="695" w:author="Renata M. Diaz" w:date="2021-08-18T09:28:00Z">
          <w:r w:rsidDel="00C646C9">
            <w:delText>-</w:delText>
          </w:r>
        </w:del>
        <w:del w:id="696" w:author="Renata M. Diaz" w:date="2021-08-18T11:04:00Z">
          <w:r w:rsidDel="005263D2">
            <w:delText xml:space="preserve"> </w:delText>
          </w:r>
        </w:del>
        <w:del w:id="697" w:author="Renata M. Diaz" w:date="2021-08-18T09:28:00Z">
          <w:r w:rsidDel="00C646C9">
            <w:delText>are capable of exploiting</w:delText>
          </w:r>
        </w:del>
      </w:ins>
      <w:ins w:id="698" w:author="Renata M. Diaz" w:date="2021-08-18T09:28:00Z">
        <w:r w:rsidR="00C646C9">
          <w:t xml:space="preserve">exploited </w:t>
        </w:r>
      </w:ins>
      <w:ins w:id="699" w:author="Renata M. Diaz" w:date="2021-08-18T11:06:00Z">
        <w:r w:rsidR="00E86CBE">
          <w:t xml:space="preserve">by small granivores </w:t>
        </w:r>
      </w:ins>
      <w:ins w:id="700" w:author="Renata M. Diaz" w:date="2021-08-18T09:28:00Z">
        <w:r w:rsidR="00C646C9">
          <w:t>on kangaroo rat removal plots</w:t>
        </w:r>
      </w:ins>
      <w:ins w:id="701" w:author="Renata M. Diaz" w:date="2021-08-18T11:04:00Z">
        <w:r w:rsidR="005263D2">
          <w:t xml:space="preserve"> (Figure 1B)</w:t>
        </w:r>
      </w:ins>
      <w:ins w:id="702" w:author="Diaz,Renata M" w:date="2021-08-17T17:08:00Z">
        <w:del w:id="703" w:author="Renata M. Diaz" w:date="2021-08-18T09:28:00Z">
          <w:r w:rsidDel="00C646C9">
            <w:delText xml:space="preserve"> when kangaroo rats are removed</w:delText>
          </w:r>
        </w:del>
        <w:r>
          <w:t xml:space="preserve">. This may reflect some degree of consistent resource partitioning between kangaroo rats and </w:t>
        </w:r>
        <w:del w:id="704" w:author="Renata M. Diaz" w:date="2021-08-18T11:04:00Z">
          <w:r w:rsidDel="00A53EAA">
            <w:delText xml:space="preserve">these </w:delText>
          </w:r>
        </w:del>
        <w:r>
          <w:t>small granivores</w:t>
        </w:r>
      </w:ins>
      <w:ins w:id="705" w:author="Renata M. Diaz" w:date="2021-08-18T11:05:00Z">
        <w:r w:rsidR="00A53EAA">
          <w:t xml:space="preserve"> (other than </w:t>
        </w:r>
        <w:r w:rsidR="00A53EAA">
          <w:rPr>
            <w:i/>
            <w:iCs/>
          </w:rPr>
          <w:t xml:space="preserve">C. </w:t>
        </w:r>
        <w:proofErr w:type="spellStart"/>
        <w:r w:rsidR="00A53EAA">
          <w:rPr>
            <w:i/>
            <w:iCs/>
          </w:rPr>
          <w:t>baileyi</w:t>
        </w:r>
        <w:proofErr w:type="spellEnd"/>
        <w:r w:rsidR="00A53EAA">
          <w:t>)</w:t>
        </w:r>
      </w:ins>
      <w:ins w:id="706" w:author="Diaz,Renata M" w:date="2021-08-17T17:08:00Z">
        <w:r>
          <w:t xml:space="preserve">, possibly related to spatial foraging zones. Kangaroo rats are </w:t>
        </w:r>
        <w:del w:id="707" w:author="Renata M. Diaz" w:date="2021-08-18T09:29:00Z">
          <w:r w:rsidDel="00C646C9">
            <w:delText>bipedal and</w:delText>
          </w:r>
        </w:del>
      </w:ins>
      <w:ins w:id="708" w:author="Renata M. Diaz" w:date="2021-08-18T09:29:00Z">
        <w:r w:rsidR="00C646C9">
          <w:t>large and bipedal and</w:t>
        </w:r>
      </w:ins>
      <w:ins w:id="709" w:author="Diaz,Renata M" w:date="2021-08-17T17:08:00Z">
        <w:r>
          <w:t xml:space="preserve"> readily forage in open, exposed microhabitats, while smaller granivores rely on vegetation cover as an antipredator defense and restrict their foraging to sheltered microhabitats</w:t>
        </w:r>
      </w:ins>
      <w:ins w:id="710" w:author="Renata M. Diaz" w:date="2021-08-18T16:51:00Z">
        <w:r w:rsidR="00FB745D">
          <w:t xml:space="preserve"> (</w:t>
        </w:r>
        <w:proofErr w:type="spellStart"/>
        <w:r w:rsidR="00FB745D">
          <w:t>Kelt</w:t>
        </w:r>
        <w:proofErr w:type="spellEnd"/>
        <w:r w:rsidR="00FB745D">
          <w:t xml:space="preserve"> 2011)</w:t>
        </w:r>
      </w:ins>
      <w:ins w:id="711" w:author="Diaz,Renata M" w:date="2021-08-17T17:08:00Z">
        <w:r>
          <w:t>. Even while shrub cover at the site increased, kangaroo rats may have continued to use resources located in open areas. These resources may have remained inaccessible to small granivores, even on plots where kangaroo rats were removed - leading to an increase in the overall proportion of resources being used by these small granivores</w:t>
        </w:r>
      </w:ins>
      <w:ins w:id="712" w:author="Renata M. Diaz" w:date="2021-08-18T11:06:00Z">
        <w:r w:rsidR="00041FB7">
          <w:t xml:space="preserve"> (Figure 1C)</w:t>
        </w:r>
      </w:ins>
      <w:ins w:id="713" w:author="Diaz,Renata M" w:date="2021-08-17T17:08:00Z">
        <w:r>
          <w:t xml:space="preserve">, </w:t>
        </w:r>
        <w:r>
          <w:lastRenderedPageBreak/>
          <w:t>but no increase in their capacity to compensate for kangaroo rat removal</w:t>
        </w:r>
      </w:ins>
      <w:ins w:id="714" w:author="Renata M. Diaz" w:date="2021-08-18T11:06:00Z">
        <w:r w:rsidR="00041FB7">
          <w:t xml:space="preserve"> (Figure 1B)</w:t>
        </w:r>
      </w:ins>
      <w:ins w:id="715" w:author="Diaz,Renata M" w:date="2021-08-17T17:08:00Z">
        <w:r>
          <w:t xml:space="preserve">. While kangaroo rat removal resulted in a smaller loss of </w:t>
        </w:r>
        <w:del w:id="716" w:author="Renata M. Diaz" w:date="2021-08-18T11:11:00Z">
          <w:r w:rsidDel="003D228D">
            <w:rPr>
              <w:i/>
              <w:iCs/>
            </w:rPr>
            <w:delText>Etot</w:delText>
          </w:r>
        </w:del>
      </w:ins>
      <w:proofErr w:type="spellStart"/>
      <w:ins w:id="717" w:author="Renata M. Diaz" w:date="2021-08-18T11:11:00Z">
        <w:r w:rsidR="003D228D">
          <w:rPr>
            <w:i/>
            <w:iCs/>
          </w:rPr>
          <w:t>Etot</w:t>
        </w:r>
      </w:ins>
      <w:proofErr w:type="spellEnd"/>
      <w:ins w:id="718" w:author="Diaz,Renata M" w:date="2021-08-17T17:08:00Z">
        <w:r>
          <w:rPr>
            <w:i/>
            <w:iCs/>
          </w:rPr>
          <w:t xml:space="preserve"> </w:t>
        </w:r>
        <w:r>
          <w:t>from 2010-2020 than it did from 1988-1996</w:t>
        </w:r>
      </w:ins>
      <w:ins w:id="719" w:author="Renata M. Diaz" w:date="2021-08-18T11:06:00Z">
        <w:r w:rsidR="00066B25">
          <w:t xml:space="preserve"> (Figure 1A)</w:t>
        </w:r>
      </w:ins>
      <w:ins w:id="720" w:author="Diaz,Renata M" w:date="2021-08-17T17:08:00Z">
        <w:r>
          <w:t>, this difference was driven by a shift in baseline community composition tracking long-term changes in habitat, and not a change in the compensatory dynamic between kangaroo rats and the remaining species in the community. </w:t>
        </w:r>
      </w:ins>
    </w:p>
    <w:p w14:paraId="6F549170" w14:textId="06EBA5B1" w:rsidR="008E2C93" w:rsidRPr="00CD211D" w:rsidRDefault="004D2605" w:rsidP="008E2C93">
      <w:pPr>
        <w:pStyle w:val="Writing"/>
        <w:rPr>
          <w:ins w:id="721" w:author="Diaz,Renata M" w:date="2021-08-17T17:09:00Z"/>
        </w:rPr>
      </w:pPr>
      <w:ins w:id="722" w:author="Diaz,Renata M" w:date="2021-08-17T18:38:00Z">
        <w:r>
          <w:t xml:space="preserve">Overall, </w:t>
        </w:r>
      </w:ins>
      <w:ins w:id="723" w:author="Diaz,Renata M" w:date="2021-08-17T17:08:00Z">
        <w:r w:rsidR="008E2C93">
          <w:t>the long-term changes in energy use among the Portal rodents underscore the importance of multiple metacommunity processes to the maintenance of community function following species loss</w:t>
        </w:r>
      </w:ins>
      <w:ins w:id="724" w:author="Renata M. Diaz" w:date="2021-08-18T16:52:00Z">
        <w:r w:rsidR="0054117D">
          <w:t xml:space="preserve"> (see also </w:t>
        </w:r>
        <w:proofErr w:type="spellStart"/>
        <w:r w:rsidR="0054117D">
          <w:t>Leibold</w:t>
        </w:r>
        <w:proofErr w:type="spellEnd"/>
        <w:r w:rsidR="0054117D">
          <w:t xml:space="preserve"> et al. 2017)</w:t>
        </w:r>
      </w:ins>
      <w:ins w:id="725" w:author="Diaz,Renata M" w:date="2021-08-17T18:00:00Z">
        <w:r w:rsidR="008734F3">
          <w:t>.</w:t>
        </w:r>
      </w:ins>
      <w:ins w:id="726" w:author="Diaz,Renata M" w:date="2021-08-17T18:03:00Z">
        <w:r w:rsidR="008734F3">
          <w:t xml:space="preserve"> For energetic compensation to be possible,</w:t>
        </w:r>
      </w:ins>
      <w:ins w:id="727" w:author="Diaz,Renata M" w:date="2021-08-17T18:04:00Z">
        <w:r w:rsidR="008734F3">
          <w:t xml:space="preserve"> there must be substantial functional overlap between the species that are lost and at least some of the</w:t>
        </w:r>
      </w:ins>
      <w:ins w:id="728" w:author="Diaz,Renata M" w:date="2021-08-17T18:05:00Z">
        <w:r w:rsidR="008734F3">
          <w:t xml:space="preserve"> species</w:t>
        </w:r>
      </w:ins>
      <w:ins w:id="729" w:author="Diaz,Renata M" w:date="2021-08-17T18:29:00Z">
        <w:r w:rsidR="007758F8">
          <w:t xml:space="preserve"> that remain</w:t>
        </w:r>
      </w:ins>
      <w:ins w:id="730" w:author="Diaz,Renata M" w:date="2021-08-17T18:05:00Z">
        <w:r w:rsidR="008734F3">
          <w:t>. Although a single colonization event may</w:t>
        </w:r>
      </w:ins>
      <w:ins w:id="731" w:author="Diaz,Renata M" w:date="2021-08-17T18:06:00Z">
        <w:r w:rsidR="008734F3">
          <w:t xml:space="preserve"> be enough to allow </w:t>
        </w:r>
      </w:ins>
      <w:ins w:id="732" w:author="Diaz,Renata M" w:date="2021-08-17T18:08:00Z">
        <w:r w:rsidR="008734F3">
          <w:t>for compensation temporarily</w:t>
        </w:r>
      </w:ins>
      <w:ins w:id="733" w:author="Diaz,Renata M" w:date="2021-08-17T18:07:00Z">
        <w:r w:rsidR="008734F3">
          <w:t xml:space="preserve">, as conditions fluctuate, species that are capable of compensation under some conditions may no longer </w:t>
        </w:r>
      </w:ins>
      <w:ins w:id="734" w:author="Diaz,Renata M" w:date="2021-08-17T18:10:00Z">
        <w:r w:rsidR="00CD211D">
          <w:t>perform that function</w:t>
        </w:r>
      </w:ins>
      <w:ins w:id="735" w:author="Diaz,Renata M" w:date="2021-08-17T18:07:00Z">
        <w:r w:rsidR="008734F3">
          <w:t xml:space="preserve">. </w:t>
        </w:r>
      </w:ins>
      <w:ins w:id="736" w:author="Diaz,Renata M" w:date="2021-08-17T18:09:00Z">
        <w:r w:rsidR="00CD211D">
          <w:t>Particularly if</w:t>
        </w:r>
      </w:ins>
      <w:ins w:id="737" w:author="Diaz,Renata M" w:date="2021-08-17T18:08:00Z">
        <w:r w:rsidR="008734F3">
          <w:t xml:space="preserve"> limiting similarity prevents similar competitors from specializing on precisely the same </w:t>
        </w:r>
        <w:r w:rsidR="00CD211D">
          <w:t>habitats</w:t>
        </w:r>
      </w:ins>
      <w:ins w:id="738" w:author="Renata M. Diaz" w:date="2021-08-18T21:39:00Z">
        <w:r w:rsidR="00FE671D">
          <w:t xml:space="preserve"> (Rosenfeld 2002)</w:t>
        </w:r>
      </w:ins>
      <w:ins w:id="739" w:author="Diaz,Renata M" w:date="2021-08-17T18:08:00Z">
        <w:r w:rsidR="00CD211D">
          <w:t xml:space="preserve">, </w:t>
        </w:r>
      </w:ins>
      <w:ins w:id="740" w:author="Diaz,Renata M" w:date="2021-08-17T18:10:00Z">
        <w:r w:rsidR="00CD211D">
          <w:t xml:space="preserve">this type of </w:t>
        </w:r>
      </w:ins>
      <w:ins w:id="741" w:author="Diaz,Renata M" w:date="2021-08-17T18:09:00Z">
        <w:r w:rsidR="00CD211D">
          <w:t xml:space="preserve">temporary, context-dependent compensation may be </w:t>
        </w:r>
      </w:ins>
      <w:ins w:id="742" w:author="Diaz,Renata M" w:date="2021-08-17T18:10:00Z">
        <w:r w:rsidR="00CD211D">
          <w:t>common</w:t>
        </w:r>
      </w:ins>
      <w:ins w:id="743" w:author="Diaz,Renata M" w:date="2021-08-17T18:09:00Z">
        <w:r w:rsidR="00CD211D">
          <w:t xml:space="preserve">. </w:t>
        </w:r>
      </w:ins>
      <w:ins w:id="744" w:author="Diaz,Renata M" w:date="2021-08-17T18:28:00Z">
        <w:r w:rsidR="001F66D5">
          <w:t xml:space="preserve">In niche-structured systems undergoing </w:t>
        </w:r>
      </w:ins>
      <w:ins w:id="745" w:author="Diaz,Renata M" w:date="2021-08-17T18:29:00Z">
        <w:r w:rsidR="001F66D5">
          <w:t>changing</w:t>
        </w:r>
      </w:ins>
      <w:ins w:id="746" w:author="Diaz,Renata M" w:date="2021-08-17T18:28:00Z">
        <w:r w:rsidR="001F66D5">
          <w:t xml:space="preserve"> conditions, m</w:t>
        </w:r>
      </w:ins>
      <w:ins w:id="747" w:author="Diaz,Renata M" w:date="2021-08-17T18:20:00Z">
        <w:r w:rsidR="001F66D5">
          <w:t>ulti</w:t>
        </w:r>
      </w:ins>
      <w:ins w:id="748" w:author="Diaz,Renata M" w:date="2021-08-17T18:21:00Z">
        <w:r w:rsidR="001F66D5">
          <w:t>ple</w:t>
        </w:r>
      </w:ins>
      <w:ins w:id="749" w:author="Diaz,Renata M" w:date="2021-08-17T18:11:00Z">
        <w:r w:rsidR="00CD211D">
          <w:t xml:space="preserve"> colonization</w:t>
        </w:r>
      </w:ins>
      <w:ins w:id="750" w:author="Diaz,Renata M" w:date="2021-08-17T18:12:00Z">
        <w:r w:rsidR="00CD211D">
          <w:t xml:space="preserve"> events,</w:t>
        </w:r>
      </w:ins>
      <w:ins w:id="751" w:author="Diaz,Renata M" w:date="2021-08-17T18:15:00Z">
        <w:r w:rsidR="00CD211D">
          <w:t xml:space="preserve"> supplying different species with the appropriate traits to perform compensation under different conditions, may be required to maintain energetic compensation over time.</w:t>
        </w:r>
      </w:ins>
      <w:ins w:id="752" w:author="Diaz,Renata M" w:date="2021-08-17T18:16:00Z">
        <w:r w:rsidR="00CD211D">
          <w:t xml:space="preserve"> Depending on dispersal r</w:t>
        </w:r>
      </w:ins>
      <w:ins w:id="753" w:author="Diaz,Renata M" w:date="2021-08-17T18:17:00Z">
        <w:r w:rsidR="00CD211D">
          <w:t>ates and the</w:t>
        </w:r>
      </w:ins>
      <w:ins w:id="754" w:author="Diaz,Renata M" w:date="2021-08-17T18:16:00Z">
        <w:r w:rsidR="00CD211D">
          <w:t xml:space="preserve"> composition of regional species pools</w:t>
        </w:r>
      </w:ins>
      <w:ins w:id="755" w:author="Diaz,Renata M" w:date="2021-08-17T18:17:00Z">
        <w:r w:rsidR="00CD211D">
          <w:t xml:space="preserve">, </w:t>
        </w:r>
      </w:ins>
      <w:ins w:id="756" w:author="Diaz,Renata M" w:date="2021-08-17T18:20:00Z">
        <w:r w:rsidR="001F66D5">
          <w:t>repeated colonization events tracking changing conditions</w:t>
        </w:r>
      </w:ins>
      <w:ins w:id="757" w:author="Diaz,Renata M" w:date="2021-08-17T18:17:00Z">
        <w:r w:rsidR="00CD211D">
          <w:t xml:space="preserve"> may be unlikely or even </w:t>
        </w:r>
        <w:proofErr w:type="gramStart"/>
        <w:r w:rsidR="00CD211D">
          <w:t>impossible</w:t>
        </w:r>
      </w:ins>
      <w:ins w:id="758" w:author="Renata M. Diaz" w:date="2021-08-18T21:39:00Z">
        <w:r w:rsidR="006E55BC">
          <w:t xml:space="preserve"> </w:t>
        </w:r>
      </w:ins>
      <w:ins w:id="759" w:author="Diaz,Renata M" w:date="2021-08-17T18:39:00Z">
        <w:r>
          <w:t>.</w:t>
        </w:r>
        <w:proofErr w:type="gramEnd"/>
        <w:r>
          <w:t xml:space="preserve"> At</w:t>
        </w:r>
      </w:ins>
      <w:ins w:id="760" w:author="Diaz,Renata M" w:date="2021-08-17T18:17:00Z">
        <w:r w:rsidR="00CD211D">
          <w:t xml:space="preserve"> Portal, dispersal limitation introduced a 20-year lag between the initiation of the experiment and</w:t>
        </w:r>
      </w:ins>
      <w:ins w:id="761" w:author="Diaz,Renata M" w:date="2021-08-17T18:18:00Z">
        <w:r w:rsidR="00CD211D">
          <w:t xml:space="preserve"> the beginning of energetic compensation driven by </w:t>
        </w:r>
        <w:r w:rsidR="00CD211D">
          <w:rPr>
            <w:i/>
            <w:iCs/>
          </w:rPr>
          <w:t xml:space="preserve">C. </w:t>
        </w:r>
        <w:proofErr w:type="spellStart"/>
        <w:r w:rsidR="00CD211D">
          <w:rPr>
            <w:i/>
            <w:iCs/>
          </w:rPr>
          <w:t>baileyi</w:t>
        </w:r>
        <w:proofErr w:type="spellEnd"/>
        <w:r w:rsidR="00CD211D">
          <w:t>.</w:t>
        </w:r>
      </w:ins>
      <w:ins w:id="762" w:author="Diaz,Renata M" w:date="2021-08-17T18:20:00Z">
        <w:r w:rsidR="001F66D5">
          <w:t xml:space="preserve"> T</w:t>
        </w:r>
      </w:ins>
      <w:ins w:id="763" w:author="Diaz,Renata M" w:date="2021-08-17T18:18:00Z">
        <w:r w:rsidR="00CD211D">
          <w:t xml:space="preserve">heoretically, another species </w:t>
        </w:r>
        <w:r w:rsidR="001F66D5">
          <w:t>capable of compensating for kangaroo</w:t>
        </w:r>
      </w:ins>
      <w:ins w:id="764" w:author="Diaz,Renata M" w:date="2021-08-17T18:19:00Z">
        <w:r w:rsidR="001F66D5">
          <w:t xml:space="preserve"> rats, and better-suited to conditions at the site since 2010, could colonize the site and restore energetic compensation</w:t>
        </w:r>
      </w:ins>
      <w:ins w:id="765" w:author="Diaz,Renata M" w:date="2021-08-17T18:20:00Z">
        <w:r w:rsidR="001F66D5">
          <w:t xml:space="preserve"> – bu</w:t>
        </w:r>
      </w:ins>
      <w:ins w:id="766" w:author="Diaz,Renata M" w:date="2021-08-17T18:19:00Z">
        <w:r w:rsidR="001F66D5">
          <w:t>t</w:t>
        </w:r>
      </w:ins>
      <w:ins w:id="767" w:author="Diaz,Renata M" w:date="2021-08-17T18:20:00Z">
        <w:r w:rsidR="001F66D5">
          <w:t xml:space="preserve"> it </w:t>
        </w:r>
      </w:ins>
      <w:ins w:id="768" w:author="Diaz,Renata M" w:date="2021-08-17T18:19:00Z">
        <w:r w:rsidR="001F66D5">
          <w:t xml:space="preserve">is unclear whether such a species exists or how long it might take for it to </w:t>
        </w:r>
        <w:r w:rsidR="001F66D5">
          <w:lastRenderedPageBreak/>
          <w:t>disperse to the site.</w:t>
        </w:r>
      </w:ins>
      <w:ins w:id="769" w:author="Diaz,Renata M" w:date="2021-08-17T18:32:00Z">
        <w:r>
          <w:t xml:space="preserve"> </w:t>
        </w:r>
      </w:ins>
      <w:ins w:id="770" w:author="Diaz,Renata M" w:date="2021-08-17T18:38:00Z">
        <w:r>
          <w:t>More broadly, as</w:t>
        </w:r>
      </w:ins>
      <w:ins w:id="771" w:author="Diaz,Renata M" w:date="2021-08-17T18:34:00Z">
        <w:r>
          <w:t xml:space="preserve"> ecosystems globally undergo reductions in habitat connectivity and regional beta</w:t>
        </w:r>
      </w:ins>
      <w:ins w:id="772" w:author="Diaz,Renata M" w:date="2021-08-17T18:40:00Z">
        <w:r>
          <w:t xml:space="preserve"> d</w:t>
        </w:r>
      </w:ins>
      <w:ins w:id="773" w:author="Diaz,Renata M" w:date="2021-08-17T18:34:00Z">
        <w:r>
          <w:t>iversity</w:t>
        </w:r>
      </w:ins>
      <w:ins w:id="774" w:author="Diaz,Renata M" w:date="2021-08-17T18:39:00Z">
        <w:r>
          <w:t>,</w:t>
        </w:r>
      </w:ins>
      <w:ins w:id="775" w:author="Diaz,Renata M" w:date="2021-08-17T18:35:00Z">
        <w:r>
          <w:t xml:space="preserve"> and move into novel climatic spaces,</w:t>
        </w:r>
      </w:ins>
      <w:ins w:id="776" w:author="Diaz,Renata M" w:date="2021-08-17T18:36:00Z">
        <w:r>
          <w:t xml:space="preserve"> maintenance of community function </w:t>
        </w:r>
      </w:ins>
      <w:ins w:id="777" w:author="Diaz,Renata M" w:date="2021-08-17T18:37:00Z">
        <w:r>
          <w:t>via</w:t>
        </w:r>
      </w:ins>
      <w:ins w:id="778" w:author="Diaz,Renata M" w:date="2021-08-17T18:36:00Z">
        <w:r>
          <w:t xml:space="preserve"> energetic compensation may become increasingly rare and </w:t>
        </w:r>
        <w:proofErr w:type="gramStart"/>
        <w:r>
          <w:t>context-dependent</w:t>
        </w:r>
      </w:ins>
      <w:proofErr w:type="gramEnd"/>
      <w:ins w:id="779" w:author="Renata M. Diaz" w:date="2021-08-18T16:52:00Z">
        <w:r w:rsidR="001E2485">
          <w:t xml:space="preserve"> (</w:t>
        </w:r>
        <w:proofErr w:type="spellStart"/>
        <w:r w:rsidR="001E2485">
          <w:t>Dornelas</w:t>
        </w:r>
        <w:proofErr w:type="spellEnd"/>
        <w:r w:rsidR="001E2485">
          <w:t xml:space="preserve"> et al. 2014; Williams and Jacks</w:t>
        </w:r>
      </w:ins>
      <w:ins w:id="780" w:author="Renata M. Diaz" w:date="2021-08-18T16:53:00Z">
        <w:r w:rsidR="001E2485">
          <w:t>on 2007)</w:t>
        </w:r>
      </w:ins>
      <w:ins w:id="781" w:author="Diaz,Renata M" w:date="2021-08-17T18:33:00Z">
        <w:r>
          <w:t>.</w:t>
        </w:r>
      </w:ins>
      <w:ins w:id="782" w:author="Diaz,Renata M" w:date="2021-08-17T18:37:00Z">
        <w:r>
          <w:t xml:space="preserve"> </w:t>
        </w:r>
      </w:ins>
    </w:p>
    <w:p w14:paraId="367B0BE2" w14:textId="672D2719" w:rsidR="003C0C41" w:rsidDel="009435E5" w:rsidRDefault="00485050">
      <w:pPr>
        <w:pStyle w:val="Writing"/>
        <w:rPr>
          <w:del w:id="783" w:author="Diaz,Renata M" w:date="2021-08-17T19:46:00Z"/>
          <w:color w:val="000000"/>
        </w:rPr>
      </w:pPr>
      <w:ins w:id="784" w:author="Diaz,Renata M" w:date="2021-08-17T19:44:00Z">
        <w:r>
          <w:rPr>
            <w:color w:val="000000"/>
          </w:rPr>
          <w:t>The</w:t>
        </w:r>
      </w:ins>
      <w:ins w:id="785" w:author="Diaz,Renata M" w:date="2021-08-17T17:09:00Z">
        <w:r w:rsidR="008E2C93">
          <w:rPr>
            <w:color w:val="000000"/>
          </w:rPr>
          <w:t xml:space="preserve"> decadal-scale</w:t>
        </w:r>
      </w:ins>
      <w:ins w:id="786" w:author="Diaz,Renata M" w:date="2021-08-17T18:41:00Z">
        <w:r w:rsidR="002317EF">
          <w:rPr>
            <w:color w:val="000000"/>
          </w:rPr>
          <w:t xml:space="preserve"> </w:t>
        </w:r>
      </w:ins>
      <w:ins w:id="787" w:author="Diaz,Renata M" w:date="2021-08-17T19:44:00Z">
        <w:r>
          <w:rPr>
            <w:color w:val="000000"/>
          </w:rPr>
          <w:t>variation</w:t>
        </w:r>
      </w:ins>
      <w:ins w:id="788" w:author="Diaz,Renata M" w:date="2021-08-17T18:41:00Z">
        <w:r w:rsidR="002317EF">
          <w:rPr>
            <w:color w:val="000000"/>
          </w:rPr>
          <w:t xml:space="preserve"> in energetic compensation documented here</w:t>
        </w:r>
      </w:ins>
      <w:ins w:id="789" w:author="Diaz,Renata M" w:date="2021-08-17T17:09:00Z">
        <w:r w:rsidR="008E2C93">
          <w:rPr>
            <w:color w:val="000000"/>
          </w:rPr>
          <w:t xml:space="preserve"> add</w:t>
        </w:r>
      </w:ins>
      <w:ins w:id="790" w:author="Diaz,Renata M" w:date="2021-08-17T19:45:00Z">
        <w:r w:rsidR="00CF5AC8">
          <w:rPr>
            <w:color w:val="000000"/>
          </w:rPr>
          <w:t>s</w:t>
        </w:r>
      </w:ins>
      <w:ins w:id="791" w:author="Diaz,Renata M" w:date="2021-08-17T17:09:00Z">
        <w:r w:rsidR="008E2C93">
          <w:rPr>
            <w:color w:val="000000"/>
          </w:rPr>
          <w:t xml:space="preserve"> important nuance to </w:t>
        </w:r>
      </w:ins>
      <w:ins w:id="792" w:author="Diaz,Renata M" w:date="2021-08-17T19:45:00Z">
        <w:r w:rsidR="00D9481E">
          <w:rPr>
            <w:color w:val="000000"/>
          </w:rPr>
          <w:t>our</w:t>
        </w:r>
      </w:ins>
      <w:ins w:id="793" w:author="Diaz,Renata M" w:date="2021-08-17T17:09:00Z">
        <w:r w:rsidR="008E2C93">
          <w:rPr>
            <w:color w:val="000000"/>
          </w:rPr>
          <w:t xml:space="preserve"> understanding of how zero-sum dynamics operate in natural assemblages</w:t>
        </w:r>
      </w:ins>
      <w:ins w:id="794" w:author="Diaz,Renata M" w:date="2021-08-17T18:41:00Z">
        <w:r w:rsidR="002317EF">
          <w:rPr>
            <w:color w:val="000000"/>
          </w:rPr>
          <w:t>.</w:t>
        </w:r>
      </w:ins>
      <w:ins w:id="795" w:author="Diaz,Renata M" w:date="2021-08-17T18:42:00Z">
        <w:r w:rsidR="002317EF">
          <w:rPr>
            <w:color w:val="000000"/>
          </w:rPr>
          <w:t xml:space="preserve"> Theories invoking zero-sum dynamics, and tests for </w:t>
        </w:r>
      </w:ins>
      <w:ins w:id="796" w:author="Diaz,Renata M" w:date="2021-08-17T18:43:00Z">
        <w:r w:rsidR="002317EF">
          <w:rPr>
            <w:color w:val="000000"/>
          </w:rPr>
          <w:t>compensatory dynamics in empirical data, often treat a zero-sum dynamic as a strong and temporally consistent constraint on</w:t>
        </w:r>
      </w:ins>
      <w:ins w:id="797" w:author="Diaz,Renata M" w:date="2021-08-17T18:44:00Z">
        <w:r w:rsidR="002317EF">
          <w:rPr>
            <w:color w:val="000000"/>
          </w:rPr>
          <w:t xml:space="preserve"> population dynamics</w:t>
        </w:r>
      </w:ins>
      <w:ins w:id="798" w:author="Diaz,Renata M" w:date="2021-08-17T18:45:00Z">
        <w:r w:rsidR="002317EF">
          <w:rPr>
            <w:color w:val="000000"/>
          </w:rPr>
          <w:t xml:space="preserve"> (Hubbell 2001; </w:t>
        </w:r>
        <w:proofErr w:type="spellStart"/>
        <w:r w:rsidR="002317EF">
          <w:rPr>
            <w:color w:val="000000"/>
          </w:rPr>
          <w:t>Houlahan</w:t>
        </w:r>
      </w:ins>
      <w:proofErr w:type="spellEnd"/>
      <w:ins w:id="799" w:author="Renata M. Diaz" w:date="2021-08-18T16:53:00Z">
        <w:r w:rsidR="00B22FA5">
          <w:rPr>
            <w:color w:val="000000"/>
          </w:rPr>
          <w:t xml:space="preserve"> et al. 2007</w:t>
        </w:r>
      </w:ins>
      <w:ins w:id="800" w:author="Diaz,Renata M" w:date="2021-08-17T18:45:00Z">
        <w:r w:rsidR="002317EF">
          <w:rPr>
            <w:color w:val="000000"/>
          </w:rPr>
          <w:t>)</w:t>
        </w:r>
      </w:ins>
      <w:ins w:id="801" w:author="Diaz,Renata M" w:date="2021-08-17T18:44:00Z">
        <w:r w:rsidR="002317EF">
          <w:rPr>
            <w:color w:val="000000"/>
          </w:rPr>
          <w:t>.</w:t>
        </w:r>
      </w:ins>
      <w:ins w:id="802" w:author="Diaz,Renata M" w:date="2021-08-17T18:49:00Z">
        <w:r w:rsidR="002317EF">
          <w:rPr>
            <w:color w:val="000000"/>
          </w:rPr>
          <w:t xml:space="preserve"> In this framing, any resources made available through species loss should immediate</w:t>
        </w:r>
      </w:ins>
      <w:ins w:id="803" w:author="Diaz,Renata M" w:date="2021-08-17T18:50:00Z">
        <w:r w:rsidR="002317EF">
          <w:rPr>
            <w:color w:val="000000"/>
          </w:rPr>
          <w:t>ly be taken up by other species.</w:t>
        </w:r>
      </w:ins>
      <w:ins w:id="804" w:author="Diaz,Renata M" w:date="2021-08-17T18:44:00Z">
        <w:r w:rsidR="002317EF">
          <w:rPr>
            <w:color w:val="000000"/>
          </w:rPr>
          <w:t xml:space="preserve"> This is not consistent with the type of zero-sum dynamics that occur</w:t>
        </w:r>
      </w:ins>
      <w:ins w:id="805" w:author="Diaz,Renata M" w:date="2021-08-17T18:47:00Z">
        <w:r w:rsidR="002317EF">
          <w:rPr>
            <w:color w:val="000000"/>
          </w:rPr>
          <w:t xml:space="preserve"> at Porta</w:t>
        </w:r>
      </w:ins>
      <w:ins w:id="806" w:author="Diaz,Renata M" w:date="2021-08-17T18:50:00Z">
        <w:r w:rsidR="002317EF">
          <w:rPr>
            <w:color w:val="000000"/>
          </w:rPr>
          <w:t>l, as</w:t>
        </w:r>
      </w:ins>
      <w:ins w:id="807" w:author="Diaz,Renata M" w:date="2021-08-17T18:49:00Z">
        <w:r w:rsidR="002317EF">
          <w:rPr>
            <w:color w:val="000000"/>
          </w:rPr>
          <w:t xml:space="preserve"> </w:t>
        </w:r>
      </w:ins>
      <w:ins w:id="808" w:author="Diaz,Renata M" w:date="2021-08-17T18:50:00Z">
        <w:r w:rsidR="002317EF">
          <w:rPr>
            <w:color w:val="000000"/>
          </w:rPr>
          <w:t>there have been extended</w:t>
        </w:r>
      </w:ins>
      <w:ins w:id="809" w:author="Diaz,Renata M" w:date="2021-08-17T18:47:00Z">
        <w:r w:rsidR="002317EF">
          <w:rPr>
            <w:color w:val="000000"/>
          </w:rPr>
          <w:t xml:space="preserve"> periods of time when there are substantial resources available on exclosure plots that are not being used by any rodent species. </w:t>
        </w:r>
      </w:ins>
      <w:ins w:id="810" w:author="Diaz,Renata M" w:date="2021-08-17T18:51:00Z">
        <w:r w:rsidR="002317EF">
          <w:rPr>
            <w:color w:val="000000"/>
          </w:rPr>
          <w:t xml:space="preserve">Rather, </w:t>
        </w:r>
      </w:ins>
      <w:ins w:id="811" w:author="Diaz,Renata M" w:date="2021-08-17T18:58:00Z">
        <w:r w:rsidR="00DA31FD">
          <w:rPr>
            <w:color w:val="000000"/>
          </w:rPr>
          <w:t>the</w:t>
        </w:r>
      </w:ins>
      <w:ins w:id="812" w:author="Diaz,Renata M" w:date="2021-08-17T18:52:00Z">
        <w:r w:rsidR="00DA31FD">
          <w:rPr>
            <w:color w:val="000000"/>
          </w:rPr>
          <w:t xml:space="preserve"> dynamics </w:t>
        </w:r>
      </w:ins>
      <w:ins w:id="813" w:author="Diaz,Renata M" w:date="2021-08-17T18:58:00Z">
        <w:r w:rsidR="00DA31FD">
          <w:rPr>
            <w:color w:val="000000"/>
          </w:rPr>
          <w:t xml:space="preserve">at Portal </w:t>
        </w:r>
      </w:ins>
      <w:ins w:id="814" w:author="Diaz,Renata M" w:date="2021-08-17T18:52:00Z">
        <w:r w:rsidR="00DA31FD">
          <w:rPr>
            <w:color w:val="000000"/>
          </w:rPr>
          <w:t xml:space="preserve">are more consistent with a zero-sum constraint operating at </w:t>
        </w:r>
      </w:ins>
      <w:ins w:id="815" w:author="Diaz,Renata M" w:date="2021-08-17T18:54:00Z">
        <w:r w:rsidR="00DA31FD">
          <w:rPr>
            <w:color w:val="000000"/>
          </w:rPr>
          <w:t>metacommunity</w:t>
        </w:r>
      </w:ins>
      <w:ins w:id="816" w:author="Diaz,Renata M" w:date="2021-08-17T19:22:00Z">
        <w:r w:rsidR="008110ED">
          <w:rPr>
            <w:color w:val="000000"/>
          </w:rPr>
          <w:t xml:space="preserve">, or, more broadly, </w:t>
        </w:r>
      </w:ins>
      <w:ins w:id="817" w:author="Diaz,Renata M" w:date="2021-08-17T18:54:00Z">
        <w:r w:rsidR="00DA31FD">
          <w:rPr>
            <w:color w:val="000000"/>
          </w:rPr>
          <w:t>evolutionary scales</w:t>
        </w:r>
      </w:ins>
      <w:ins w:id="818" w:author="Diaz,Renata M" w:date="2021-08-17T19:03:00Z">
        <w:r w:rsidR="00623D57">
          <w:rPr>
            <w:color w:val="000000"/>
          </w:rPr>
          <w:t xml:space="preserve"> (</w:t>
        </w:r>
        <w:proofErr w:type="spellStart"/>
        <w:del w:id="819" w:author="Renata M. Diaz" w:date="2021-08-18T16:53:00Z">
          <w:r w:rsidR="00623D57" w:rsidDel="00C118FA">
            <w:rPr>
              <w:color w:val="000000"/>
            </w:rPr>
            <w:delText>CAFÉ</w:delText>
          </w:r>
        </w:del>
      </w:ins>
      <w:ins w:id="820" w:author="Renata M. Diaz" w:date="2021-08-18T16:53:00Z">
        <w:r w:rsidR="00C118FA">
          <w:rPr>
            <w:color w:val="000000"/>
          </w:rPr>
          <w:t>Leibold</w:t>
        </w:r>
        <w:proofErr w:type="spellEnd"/>
        <w:r w:rsidR="00C118FA">
          <w:rPr>
            <w:color w:val="000000"/>
          </w:rPr>
          <w:t xml:space="preserve"> et al. 2017;</w:t>
        </w:r>
      </w:ins>
      <w:ins w:id="821" w:author="Diaz,Renata M" w:date="2021-08-17T19:03:00Z">
        <w:del w:id="822" w:author="Renata M. Diaz" w:date="2021-08-18T16:53:00Z">
          <w:r w:rsidR="00623D57" w:rsidDel="00C118FA">
            <w:rPr>
              <w:color w:val="000000"/>
            </w:rPr>
            <w:delText>,</w:delText>
          </w:r>
        </w:del>
        <w:r w:rsidR="00623D57">
          <w:rPr>
            <w:color w:val="000000"/>
          </w:rPr>
          <w:t xml:space="preserve"> Van </w:t>
        </w:r>
        <w:proofErr w:type="spellStart"/>
        <w:r w:rsidR="00623D57">
          <w:rPr>
            <w:color w:val="000000"/>
          </w:rPr>
          <w:t>Valen</w:t>
        </w:r>
      </w:ins>
      <w:proofErr w:type="spellEnd"/>
      <w:ins w:id="823" w:author="Renata M. Diaz" w:date="2021-08-18T16:53:00Z">
        <w:r w:rsidR="00C118FA">
          <w:rPr>
            <w:color w:val="000000"/>
          </w:rPr>
          <w:t xml:space="preserve"> 1973</w:t>
        </w:r>
      </w:ins>
      <w:ins w:id="824" w:author="Renata M. Diaz" w:date="2021-08-18T21:29:00Z">
        <w:r w:rsidR="004C2D15">
          <w:rPr>
            <w:color w:val="000000"/>
          </w:rPr>
          <w:t>; Terry and Rowe 2015</w:t>
        </w:r>
      </w:ins>
      <w:ins w:id="825" w:author="Diaz,Renata M" w:date="2021-08-17T19:03:00Z">
        <w:r w:rsidR="00623D57">
          <w:rPr>
            <w:color w:val="000000"/>
          </w:rPr>
          <w:t>)</w:t>
        </w:r>
      </w:ins>
      <w:ins w:id="826" w:author="Diaz,Renata M" w:date="2021-08-17T18:54:00Z">
        <w:r w:rsidR="00DA31FD">
          <w:rPr>
            <w:color w:val="000000"/>
          </w:rPr>
          <w:t>. That is,</w:t>
        </w:r>
      </w:ins>
      <w:ins w:id="827" w:author="Diaz,Renata M" w:date="2021-08-17T18:55:00Z">
        <w:r w:rsidR="00DA31FD">
          <w:rPr>
            <w:color w:val="000000"/>
          </w:rPr>
          <w:t xml:space="preserve"> while strong niche structure may weaken zero-sum effects over short timescales or within a </w:t>
        </w:r>
      </w:ins>
      <w:ins w:id="828" w:author="Diaz,Renata M" w:date="2021-08-17T19:16:00Z">
        <w:r w:rsidR="008110ED">
          <w:rPr>
            <w:color w:val="000000"/>
          </w:rPr>
          <w:t>closed local</w:t>
        </w:r>
      </w:ins>
      <w:ins w:id="829" w:author="Diaz,Renata M" w:date="2021-08-17T18:55:00Z">
        <w:r w:rsidR="00DA31FD">
          <w:rPr>
            <w:color w:val="000000"/>
          </w:rPr>
          <w:t xml:space="preserve"> assemblage</w:t>
        </w:r>
      </w:ins>
      <w:ins w:id="830" w:author="Diaz,Renata M" w:date="2021-08-17T18:58:00Z">
        <w:r w:rsidR="00DA31FD">
          <w:rPr>
            <w:color w:val="000000"/>
          </w:rPr>
          <w:t xml:space="preserve">, new species may </w:t>
        </w:r>
      </w:ins>
      <w:ins w:id="831" w:author="Diaz,Renata M" w:date="2021-08-17T18:59:00Z">
        <w:r w:rsidR="00DA31FD">
          <w:rPr>
            <w:color w:val="000000"/>
          </w:rPr>
          <w:t xml:space="preserve">disperse, or evolve, </w:t>
        </w:r>
      </w:ins>
      <w:ins w:id="832" w:author="Diaz,Renata M" w:date="2021-08-17T18:57:00Z">
        <w:r w:rsidR="00DA31FD">
          <w:rPr>
            <w:color w:val="000000"/>
          </w:rPr>
          <w:t>to take advantage of available resources</w:t>
        </w:r>
      </w:ins>
      <w:ins w:id="833" w:author="Diaz,Renata M" w:date="2021-08-17T19:06:00Z">
        <w:r w:rsidR="00623D57">
          <w:rPr>
            <w:color w:val="000000"/>
          </w:rPr>
          <w:t xml:space="preserve">. </w:t>
        </w:r>
      </w:ins>
      <w:ins w:id="834" w:author="Diaz,Renata M" w:date="2021-08-17T19:08:00Z">
        <w:r w:rsidR="00623D57">
          <w:rPr>
            <w:color w:val="000000"/>
          </w:rPr>
          <w:t>These</w:t>
        </w:r>
      </w:ins>
      <w:ins w:id="835" w:author="Diaz,Renata M" w:date="2021-08-17T19:42:00Z">
        <w:r w:rsidR="00972B1F">
          <w:rPr>
            <w:color w:val="000000"/>
          </w:rPr>
          <w:t xml:space="preserve"> types of</w:t>
        </w:r>
      </w:ins>
      <w:ins w:id="836" w:author="Diaz,Renata M" w:date="2021-08-17T19:08:00Z">
        <w:r w:rsidR="00623D57">
          <w:rPr>
            <w:color w:val="000000"/>
          </w:rPr>
          <w:t xml:space="preserve"> dynamics</w:t>
        </w:r>
      </w:ins>
      <w:ins w:id="837" w:author="Diaz,Renata M" w:date="2021-08-17T19:06:00Z">
        <w:r w:rsidR="00623D57">
          <w:rPr>
            <w:color w:val="000000"/>
          </w:rPr>
          <w:t xml:space="preserve"> may </w:t>
        </w:r>
      </w:ins>
      <w:ins w:id="838" w:author="Diaz,Renata M" w:date="2021-08-17T19:07:00Z">
        <w:r w:rsidR="00623D57">
          <w:rPr>
            <w:color w:val="000000"/>
          </w:rPr>
          <w:t>not be apparent</w:t>
        </w:r>
      </w:ins>
      <w:ins w:id="839" w:author="Diaz,Renata M" w:date="2021-08-17T19:06:00Z">
        <w:r w:rsidR="00623D57">
          <w:rPr>
            <w:color w:val="000000"/>
          </w:rPr>
          <w:t xml:space="preserve"> from observational timeseries or short term</w:t>
        </w:r>
        <w:del w:id="840" w:author="Renata M. Diaz" w:date="2021-08-18T22:23:00Z">
          <w:r w:rsidR="00623D57" w:rsidDel="00A67119">
            <w:rPr>
              <w:color w:val="000000"/>
            </w:rPr>
            <w:delText xml:space="preserve"> </w:delText>
          </w:r>
        </w:del>
      </w:ins>
      <w:ins w:id="841" w:author="Renata M. Diaz" w:date="2021-08-18T22:23:00Z">
        <w:r w:rsidR="00A67119">
          <w:rPr>
            <w:color w:val="000000"/>
          </w:rPr>
          <w:t xml:space="preserve"> experiments</w:t>
        </w:r>
      </w:ins>
      <w:ins w:id="842" w:author="Diaz,Renata M" w:date="2021-08-17T19:06:00Z">
        <w:del w:id="843" w:author="Renata M. Diaz" w:date="2021-08-18T22:23:00Z">
          <w:r w:rsidR="00623D57" w:rsidDel="00A67119">
            <w:rPr>
              <w:color w:val="000000"/>
            </w:rPr>
            <w:delText>experiment</w:delText>
          </w:r>
        </w:del>
      </w:ins>
      <w:ins w:id="844" w:author="Diaz,Renata M" w:date="2021-08-17T19:41:00Z">
        <w:del w:id="845" w:author="Renata M. Diaz" w:date="2021-08-18T22:23:00Z">
          <w:r w:rsidR="00972B1F" w:rsidDel="00A67119">
            <w:rPr>
              <w:color w:val="000000"/>
            </w:rPr>
            <w:delText>s</w:delText>
          </w:r>
        </w:del>
      </w:ins>
      <w:ins w:id="846" w:author="Diaz,Renata M" w:date="2021-08-17T19:42:00Z">
        <w:r w:rsidR="00972B1F">
          <w:rPr>
            <w:color w:val="000000"/>
          </w:rPr>
          <w:t>, but can be detected through long-</w:t>
        </w:r>
      </w:ins>
      <w:ins w:id="847" w:author="Diaz,Renata M" w:date="2021-08-17T19:43:00Z">
        <w:r w:rsidR="00972B1F">
          <w:rPr>
            <w:color w:val="000000"/>
          </w:rPr>
          <w:t>running</w:t>
        </w:r>
      </w:ins>
      <w:ins w:id="848" w:author="Diaz,Renata M" w:date="2021-08-17T19:42:00Z">
        <w:r w:rsidR="00972B1F">
          <w:rPr>
            <w:color w:val="000000"/>
          </w:rPr>
          <w:t xml:space="preserve"> manipulative experiments</w:t>
        </w:r>
      </w:ins>
      <w:ins w:id="849" w:author="Diaz,Renata M" w:date="2021-08-17T19:43:00Z">
        <w:r w:rsidR="00972B1F">
          <w:rPr>
            <w:color w:val="000000"/>
          </w:rPr>
          <w:t xml:space="preserve"> such as the Portal Project</w:t>
        </w:r>
      </w:ins>
      <w:ins w:id="850" w:author="Diaz,Renata M" w:date="2021-08-17T19:42:00Z">
        <w:r w:rsidR="00972B1F">
          <w:rPr>
            <w:color w:val="000000"/>
          </w:rPr>
          <w:t xml:space="preserve">. </w:t>
        </w:r>
      </w:ins>
      <w:ins w:id="851" w:author="Diaz,Renata M" w:date="2021-08-17T19:19:00Z">
        <w:r w:rsidR="008110ED">
          <w:rPr>
            <w:color w:val="000000"/>
          </w:rPr>
          <w:t>Moving forward, a</w:t>
        </w:r>
      </w:ins>
      <w:ins w:id="852" w:author="Diaz,Renata M" w:date="2021-08-17T19:49:00Z">
        <w:r w:rsidR="00231E38">
          <w:rPr>
            <w:color w:val="000000"/>
          </w:rPr>
          <w:t xml:space="preserve"> long-term,</w:t>
        </w:r>
      </w:ins>
      <w:ins w:id="853" w:author="Diaz,Renata M" w:date="2021-08-17T19:19:00Z">
        <w:r w:rsidR="008110ED">
          <w:rPr>
            <w:color w:val="000000"/>
          </w:rPr>
          <w:t xml:space="preserve"> metacommunity</w:t>
        </w:r>
      </w:ins>
      <w:ins w:id="854" w:author="Diaz,Renata M" w:date="2021-08-17T19:50:00Z">
        <w:r w:rsidR="00231E38">
          <w:rPr>
            <w:color w:val="000000"/>
          </w:rPr>
          <w:t>, and even</w:t>
        </w:r>
      </w:ins>
      <w:ins w:id="855" w:author="Diaz,Renata M" w:date="2021-08-17T19:22:00Z">
        <w:r w:rsidR="008110ED">
          <w:rPr>
            <w:color w:val="000000"/>
          </w:rPr>
          <w:t xml:space="preserve"> macroevolutionary</w:t>
        </w:r>
      </w:ins>
      <w:ins w:id="856" w:author="Diaz,Renata M" w:date="2021-08-17T19:50:00Z">
        <w:r w:rsidR="00231E38">
          <w:rPr>
            <w:color w:val="000000"/>
          </w:rPr>
          <w:t xml:space="preserve"> </w:t>
        </w:r>
      </w:ins>
      <w:ins w:id="857" w:author="Diaz,Renata M" w:date="2021-08-17T19:43:00Z">
        <w:r w:rsidR="00972B1F">
          <w:rPr>
            <w:color w:val="000000"/>
          </w:rPr>
          <w:t>approach</w:t>
        </w:r>
      </w:ins>
      <w:ins w:id="858" w:author="Diaz,Renata M" w:date="2021-08-17T19:22:00Z">
        <w:r w:rsidR="008110ED">
          <w:rPr>
            <w:color w:val="000000"/>
          </w:rPr>
          <w:t xml:space="preserve"> may be necessary to fully understand </w:t>
        </w:r>
      </w:ins>
      <w:ins w:id="859" w:author="Diaz,Renata M" w:date="2021-08-17T19:27:00Z">
        <w:r w:rsidR="009355D7">
          <w:rPr>
            <w:color w:val="000000"/>
          </w:rPr>
          <w:t xml:space="preserve">how zero-sum constraints </w:t>
        </w:r>
      </w:ins>
      <w:ins w:id="860" w:author="Diaz,Renata M" w:date="2021-08-17T19:40:00Z">
        <w:r w:rsidR="00972B1F">
          <w:rPr>
            <w:color w:val="000000"/>
          </w:rPr>
          <w:t>manifest in com</w:t>
        </w:r>
      </w:ins>
      <w:ins w:id="861" w:author="Diaz,Renata M" w:date="2021-08-17T19:41:00Z">
        <w:r w:rsidR="00972B1F">
          <w:rPr>
            <w:color w:val="000000"/>
          </w:rPr>
          <w:t>munity dynamics</w:t>
        </w:r>
      </w:ins>
      <w:ins w:id="862" w:author="Diaz,Renata M" w:date="2021-08-17T19:46:00Z">
        <w:r w:rsidR="009435E5">
          <w:rPr>
            <w:color w:val="000000"/>
          </w:rPr>
          <w:t xml:space="preserve">; how </w:t>
        </w:r>
        <w:r w:rsidR="00AB2A56">
          <w:rPr>
            <w:color w:val="000000"/>
          </w:rPr>
          <w:t>energetic compensation an</w:t>
        </w:r>
      </w:ins>
      <w:ins w:id="863" w:author="Diaz,Renata M" w:date="2021-08-17T19:47:00Z">
        <w:r w:rsidR="00AB2A56">
          <w:rPr>
            <w:color w:val="000000"/>
          </w:rPr>
          <w:t xml:space="preserve">d shifting baselines jointly contribute to </w:t>
        </w:r>
      </w:ins>
      <w:ins w:id="864" w:author="Diaz,Renata M" w:date="2021-08-17T19:48:00Z">
        <w:r w:rsidR="00AB2A56">
          <w:rPr>
            <w:color w:val="000000"/>
          </w:rPr>
          <w:t>dynamics of community function;</w:t>
        </w:r>
      </w:ins>
      <w:ins w:id="865" w:author="Diaz,Renata M" w:date="2021-08-17T19:47:00Z">
        <w:r w:rsidR="00AB2A56">
          <w:rPr>
            <w:color w:val="000000"/>
          </w:rPr>
          <w:t xml:space="preserve"> and how, and when, </w:t>
        </w:r>
        <w:r w:rsidR="00AB2A56">
          <w:rPr>
            <w:color w:val="000000"/>
          </w:rPr>
          <w:lastRenderedPageBreak/>
          <w:t xml:space="preserve">community-level properties are </w:t>
        </w:r>
        <w:del w:id="866" w:author="Renata M. Diaz" w:date="2021-08-18T11:10:00Z">
          <w:r w:rsidR="00AB2A56" w:rsidDel="004D7338">
            <w:rPr>
              <w:color w:val="000000"/>
            </w:rPr>
            <w:delText>robust</w:delText>
          </w:r>
        </w:del>
      </w:ins>
      <w:ins w:id="867" w:author="Renata M. Diaz" w:date="2021-08-18T11:10:00Z">
        <w:r w:rsidR="004D7338">
          <w:rPr>
            <w:color w:val="000000"/>
          </w:rPr>
          <w:t>maintained</w:t>
        </w:r>
      </w:ins>
      <w:ins w:id="868" w:author="Diaz,Renata M" w:date="2021-08-17T19:47:00Z">
        <w:r w:rsidR="00AB2A56">
          <w:rPr>
            <w:color w:val="000000"/>
          </w:rPr>
          <w:t xml:space="preserve"> in the face of species exti</w:t>
        </w:r>
      </w:ins>
      <w:ins w:id="869" w:author="Diaz,Renata M" w:date="2021-08-17T19:48:00Z">
        <w:r w:rsidR="00AB2A56">
          <w:rPr>
            <w:color w:val="000000"/>
          </w:rPr>
          <w:t xml:space="preserve">nctions and changing conditions over time. </w:t>
        </w:r>
      </w:ins>
      <w:del w:id="870" w:author="Diaz,Renata M" w:date="2021-08-17T19:46:00Z">
        <w:r w:rsidR="003C0C41" w:rsidDel="009435E5">
          <w:rPr>
            <w:i/>
            <w:iCs/>
          </w:rPr>
          <w:delText>Plant community composition</w:delText>
        </w:r>
      </w:del>
    </w:p>
    <w:p w14:paraId="6D7DE7F4" w14:textId="1A46B913" w:rsidR="009E4510" w:rsidRPr="009E4510" w:rsidRDefault="009435E5">
      <w:pPr>
        <w:pStyle w:val="Writing"/>
        <w:rPr>
          <w:ins w:id="871" w:author="Diaz,Renata M" w:date="2021-08-17T19:12:00Z"/>
          <w:rPrChange w:id="872" w:author="Diaz,Renata M" w:date="2021-08-17T19:12:00Z">
            <w:rPr>
              <w:ins w:id="873" w:author="Diaz,Renata M" w:date="2021-08-17T19:12:00Z"/>
              <w:i/>
              <w:iCs/>
            </w:rPr>
          </w:rPrChange>
        </w:rPr>
        <w:pPrChange w:id="874" w:author="Diaz,Renata M" w:date="2021-08-17T19:46:00Z">
          <w:pPr>
            <w:pStyle w:val="Heading1"/>
          </w:pPr>
        </w:pPrChange>
      </w:pPr>
      <w:ins w:id="875" w:author="Diaz,Renata M" w:date="2021-08-17T19:45:00Z">
        <w:r>
          <w:tab/>
        </w:r>
      </w:ins>
    </w:p>
    <w:p w14:paraId="4E7C8B91" w14:textId="6EAA490C" w:rsidR="00A631DB" w:rsidDel="00FD17CD" w:rsidRDefault="00A631DB">
      <w:pPr>
        <w:rPr>
          <w:del w:id="876" w:author="Renata M. Diaz" w:date="2021-08-14T18:43:00Z"/>
        </w:rPr>
      </w:pPr>
      <w:del w:id="877" w:author="Renata M. Diaz" w:date="2021-08-14T18:43:00Z">
        <w:r w:rsidDel="00FD17CD">
          <w:tab/>
        </w:r>
        <w:r w:rsidR="00C7643F" w:rsidDel="00FD17CD">
          <w:delText xml:space="preserve">We explored whether there have been shifts in </w:delText>
        </w:r>
        <w:r w:rsidR="0097446F" w:rsidDel="00FD17CD">
          <w:delText>plant community composition over time</w:delText>
        </w:r>
        <w:r w:rsidR="00C7643F" w:rsidDel="00FD17CD">
          <w:delText xml:space="preserve"> that may provide context for the observed </w:delText>
        </w:r>
        <w:r w:rsidR="00BA25DB" w:rsidDel="00FD17CD">
          <w:delText>dynamics</w:delText>
        </w:r>
        <w:r w:rsidR="00C7643F" w:rsidDel="00FD17CD">
          <w:delText xml:space="preserve"> in the rodent community. </w:delText>
        </w:r>
        <w:r w:rsidR="0082087B" w:rsidDel="00FD17CD">
          <w:delText>We</w:delText>
        </w:r>
        <w:r w:rsidR="000078B3" w:rsidDel="00FD17CD">
          <w:delText xml:space="preserve"> used a combination of </w:delText>
        </w:r>
        <w:r w:rsidR="00951763" w:rsidDel="00FD17CD">
          <w:delText>topic modeling</w:delText>
        </w:r>
        <w:r w:rsidR="000078B3" w:rsidDel="00FD17CD">
          <w:delText xml:space="preserve"> and change-point analysis</w:delText>
        </w:r>
        <w:r w:rsidR="00BE1D16" w:rsidDel="00FD17CD">
          <w:delText xml:space="preserve"> (</w:delText>
        </w:r>
        <w:r w:rsidR="00BE1D16" w:rsidDel="00FD17CD">
          <w:rPr>
            <w:i/>
            <w:iCs/>
          </w:rPr>
          <w:delText>LDATS</w:delText>
        </w:r>
        <w:r w:rsidR="00C14A65" w:rsidDel="00FD17CD">
          <w:delText>; Simonis et al. 2020,</w:delText>
        </w:r>
        <w:r w:rsidR="00BE1D16" w:rsidDel="00FD17CD">
          <w:rPr>
            <w:i/>
            <w:iCs/>
          </w:rPr>
          <w:delText xml:space="preserve"> </w:delText>
        </w:r>
        <w:r w:rsidR="0097446F" w:rsidRPr="00BE1D16" w:rsidDel="00FD17CD">
          <w:delText>based</w:delText>
        </w:r>
        <w:r w:rsidR="0097446F" w:rsidDel="00FD17CD">
          <w:delText xml:space="preserve"> on the model </w:delText>
        </w:r>
        <w:r w:rsidR="00394074" w:rsidDel="00FD17CD">
          <w:delText>presented</w:delText>
        </w:r>
        <w:r w:rsidR="0097446F" w:rsidDel="00FD17CD">
          <w:delText xml:space="preserve"> in Christensen et al. </w:delText>
        </w:r>
        <w:r w:rsidR="00BE1D16" w:rsidDel="00FD17CD">
          <w:delText>2</w:delText>
        </w:r>
        <w:r w:rsidR="0097446F" w:rsidDel="00FD17CD">
          <w:delText>018</w:delText>
        </w:r>
        <w:r w:rsidR="00BE1D16" w:rsidDel="00FD17CD">
          <w:delText>)</w:delText>
        </w:r>
        <w:r w:rsidR="0097446F" w:rsidDel="00FD17CD">
          <w:delText>,</w:delText>
        </w:r>
        <w:r w:rsidR="000078B3" w:rsidDel="00FD17CD">
          <w:delText xml:space="preserve"> to identify if, and when, there have been shifts in the </w:delText>
        </w:r>
        <w:r w:rsidR="000C1DB3" w:rsidDel="00FD17CD">
          <w:delText xml:space="preserve">overall </w:delText>
        </w:r>
        <w:r w:rsidR="000078B3" w:rsidDel="00FD17CD">
          <w:delText>species composition of</w:delText>
        </w:r>
        <w:r w:rsidR="000C1DB3" w:rsidDel="00FD17CD">
          <w:delText xml:space="preserve"> the annual plant</w:delText>
        </w:r>
        <w:r w:rsidR="007957CF" w:rsidDel="00FD17CD">
          <w:delText xml:space="preserve"> communities</w:delText>
        </w:r>
        <w:r w:rsidR="00B42381" w:rsidDel="00FD17CD">
          <w:delText>, which provide the primary diet for the rodents in this system</w:delText>
        </w:r>
        <w:r w:rsidR="00FA2508" w:rsidDel="00FD17CD">
          <w:delText xml:space="preserve">. </w:delText>
        </w:r>
        <w:r w:rsidR="002E4C3C" w:rsidDel="00FD17CD">
          <w:delText xml:space="preserve">For the complete model </w:delText>
        </w:r>
        <w:r w:rsidR="008F4BB0" w:rsidDel="00FD17CD">
          <w:delText>description</w:delText>
        </w:r>
        <w:r w:rsidR="002E4C3C" w:rsidDel="00FD17CD">
          <w:delText>,</w:delText>
        </w:r>
        <w:r w:rsidR="00887CD4" w:rsidDel="00FD17CD">
          <w:delText xml:space="preserve"> </w:delText>
        </w:r>
        <w:r w:rsidR="00803B22" w:rsidDel="00FD17CD">
          <w:delText>including</w:delText>
        </w:r>
        <w:r w:rsidR="00887CD4" w:rsidDel="00FD17CD">
          <w:delText xml:space="preserve"> adjustments to accommodate the high species richness and low sampling frequency of the annual plant communities,</w:delText>
        </w:r>
        <w:r w:rsidR="002E4C3C" w:rsidDel="00FD17CD">
          <w:delText xml:space="preserve"> see </w:delText>
        </w:r>
        <w:r w:rsidR="00337B64" w:rsidDel="00FD17CD">
          <w:delText xml:space="preserve">Christensen et al. (2018) and </w:delText>
        </w:r>
        <w:r w:rsidR="002E4C3C" w:rsidDel="00FD17CD">
          <w:delText xml:space="preserve">Appendix </w:delText>
        </w:r>
        <w:r w:rsidR="00941360" w:rsidDel="00FD17CD">
          <w:delText>1</w:delText>
        </w:r>
        <w:r w:rsidR="002E4C3C" w:rsidDel="00FD17CD">
          <w:delText xml:space="preserve">. </w:delText>
        </w:r>
      </w:del>
    </w:p>
    <w:p w14:paraId="65F3BA9D" w14:textId="776E5CF1" w:rsidR="002D568F" w:rsidRPr="00BC3CDD" w:rsidDel="00FD17CD" w:rsidRDefault="002D568F">
      <w:pPr>
        <w:rPr>
          <w:del w:id="878" w:author="Renata M. Diaz" w:date="2021-08-14T18:43:00Z"/>
          <w:iCs/>
        </w:rPr>
      </w:pPr>
      <w:del w:id="879" w:author="Renata M. Diaz" w:date="2021-08-14T18:43:00Z">
        <w:r w:rsidDel="00FD17CD">
          <w:tab/>
          <w:delText xml:space="preserve">We also examined the dynamics of the invasive winter annual </w:delText>
        </w:r>
        <w:r w:rsidDel="00FD17CD">
          <w:rPr>
            <w:i/>
            <w:iCs/>
          </w:rPr>
          <w:delText>E. ciculatu</w:delText>
        </w:r>
        <w:r w:rsidR="00BC2207" w:rsidDel="00FD17CD">
          <w:rPr>
            <w:i/>
            <w:iCs/>
          </w:rPr>
          <w:delText>m.</w:delText>
        </w:r>
        <w:r w:rsidDel="00FD17CD">
          <w:delText xml:space="preserve"> </w:delText>
        </w:r>
        <w:r w:rsidDel="00FD17CD">
          <w:rPr>
            <w:i/>
          </w:rPr>
          <w:delText>E. ciculatum</w:delText>
        </w:r>
        <w:r w:rsidDel="00FD17CD">
          <w:rPr>
            <w:iCs/>
          </w:rPr>
          <w:delText xml:space="preserve"> became abundant at the site following the same habitat shift that </w:delText>
        </w:r>
        <w:r w:rsidR="00DA4977" w:rsidDel="00FD17CD">
          <w:rPr>
            <w:iCs/>
          </w:rPr>
          <w:delText xml:space="preserve">preceded </w:delText>
        </w:r>
        <w:r w:rsidDel="00FD17CD">
          <w:rPr>
            <w:i/>
          </w:rPr>
          <w:delText>C. baileyi</w:delText>
        </w:r>
        <w:r w:rsidDel="00FD17CD">
          <w:rPr>
            <w:iCs/>
          </w:rPr>
          <w:delText>’s establishment at the site</w:delText>
        </w:r>
        <w:r w:rsidR="00E94262" w:rsidDel="00FD17CD">
          <w:rPr>
            <w:iCs/>
          </w:rPr>
          <w:delText xml:space="preserve">, and </w:delText>
        </w:r>
        <w:r w:rsidR="00673FF2" w:rsidDel="00FD17CD">
          <w:rPr>
            <w:iCs/>
          </w:rPr>
          <w:delText>has since been</w:delText>
        </w:r>
        <w:r w:rsidR="00E94262" w:rsidDel="00FD17CD">
          <w:rPr>
            <w:iCs/>
          </w:rPr>
          <w:delText xml:space="preserve"> a major driver of plant community dynamics</w:delText>
        </w:r>
        <w:r w:rsidDel="00FD17CD">
          <w:rPr>
            <w:iCs/>
          </w:rPr>
          <w:delText xml:space="preserve"> </w:delText>
        </w:r>
        <w:r w:rsidR="00B42381" w:rsidDel="00FD17CD">
          <w:rPr>
            <w:iCs/>
          </w:rPr>
          <w:delText xml:space="preserve">and an preferred food resource for </w:delText>
        </w:r>
        <w:r w:rsidR="00B42381" w:rsidDel="00FD17CD">
          <w:rPr>
            <w:i/>
            <w:iCs/>
          </w:rPr>
          <w:delText xml:space="preserve">Dipodomys </w:delText>
        </w:r>
        <w:r w:rsidR="00B42381" w:rsidDel="00FD17CD">
          <w:delText>spp.</w:delText>
        </w:r>
        <w:r w:rsidR="00B42381" w:rsidDel="00FD17CD">
          <w:rPr>
            <w:i/>
            <w:iCs/>
          </w:rPr>
          <w:delText xml:space="preserve"> </w:delText>
        </w:r>
        <w:r w:rsidDel="00FD17CD">
          <w:rPr>
            <w:iCs/>
          </w:rPr>
          <w:delText>(</w:delText>
        </w:r>
        <w:r w:rsidR="00383D6C" w:rsidDel="00FD17CD">
          <w:rPr>
            <w:iCs/>
          </w:rPr>
          <w:delText xml:space="preserve">Allington et al. </w:delText>
        </w:r>
        <w:r w:rsidR="000505E0" w:rsidDel="00FD17CD">
          <w:rPr>
            <w:iCs/>
          </w:rPr>
          <w:delText>2013</w:delText>
        </w:r>
        <w:r w:rsidR="00E94262" w:rsidDel="00FD17CD">
          <w:rPr>
            <w:iCs/>
          </w:rPr>
          <w:delText xml:space="preserve">). </w:delText>
        </w:r>
        <w:r w:rsidR="003D2FE8" w:rsidDel="00FD17CD">
          <w:rPr>
            <w:iCs/>
          </w:rPr>
          <w:delText xml:space="preserve">We calculated the proportional abundance of </w:delText>
        </w:r>
        <w:r w:rsidR="003D2FE8" w:rsidDel="00FD17CD">
          <w:rPr>
            <w:i/>
          </w:rPr>
          <w:delText xml:space="preserve">E. ciculatum </w:delText>
        </w:r>
        <w:r w:rsidR="003D2FE8" w:rsidDel="00FD17CD">
          <w:rPr>
            <w:iCs/>
          </w:rPr>
          <w:delText xml:space="preserve">in the winter annual community on control and exclosure plots in each census year, and tested for changes across time periods </w:delText>
        </w:r>
        <w:r w:rsidR="000B5D27" w:rsidDel="00FD17CD">
          <w:rPr>
            <w:iCs/>
          </w:rPr>
          <w:delText xml:space="preserve">and treatments </w:delText>
        </w:r>
        <w:r w:rsidR="003D2FE8" w:rsidDel="00FD17CD">
          <w:rPr>
            <w:iCs/>
          </w:rPr>
          <w:delText xml:space="preserve">using a </w:delText>
        </w:r>
        <w:r w:rsidR="00262E9C" w:rsidDel="00FD17CD">
          <w:rPr>
            <w:iCs/>
          </w:rPr>
          <w:delText xml:space="preserve">quasibinomial </w:delText>
        </w:r>
        <w:r w:rsidR="003D2FE8" w:rsidDel="00FD17CD">
          <w:rPr>
            <w:iCs/>
          </w:rPr>
          <w:delText xml:space="preserve">generalized linear model of the form </w:delText>
        </w:r>
        <w:r w:rsidR="003047F8" w:rsidDel="00FD17CD">
          <w:rPr>
            <w:i/>
          </w:rPr>
          <w:delText>response</w:delText>
        </w:r>
        <w:r w:rsidR="003D2FE8" w:rsidDel="00FD17CD">
          <w:rPr>
            <w:i/>
          </w:rPr>
          <w:delText xml:space="preserve"> ~ time</w:delText>
        </w:r>
        <w:r w:rsidR="00F35442" w:rsidDel="00FD17CD">
          <w:rPr>
            <w:i/>
          </w:rPr>
          <w:delText xml:space="preserve"> </w:delText>
        </w:r>
        <w:r w:rsidR="003D2FE8" w:rsidDel="00FD17CD">
          <w:rPr>
            <w:i/>
          </w:rPr>
          <w:delText xml:space="preserve">period </w:delText>
        </w:r>
        <w:r w:rsidR="00BC3CDD" w:rsidDel="00FD17CD">
          <w:rPr>
            <w:i/>
          </w:rPr>
          <w:delText>+ treatmen</w:delText>
        </w:r>
        <w:r w:rsidR="00262E9C" w:rsidDel="00FD17CD">
          <w:rPr>
            <w:i/>
          </w:rPr>
          <w:delText>t</w:delText>
        </w:r>
        <w:r w:rsidR="00BC3CDD" w:rsidDel="00FD17CD">
          <w:rPr>
            <w:iCs/>
          </w:rPr>
          <w:delText xml:space="preserve">. </w:delText>
        </w:r>
      </w:del>
    </w:p>
    <w:p w14:paraId="33B56FE1" w14:textId="28045854" w:rsidR="003C0C41" w:rsidDel="00FD17CD" w:rsidRDefault="003C0C41">
      <w:pPr>
        <w:rPr>
          <w:del w:id="880" w:author="Renata M. Diaz" w:date="2021-08-14T18:43:00Z"/>
          <w:i/>
          <w:iCs/>
        </w:rPr>
      </w:pPr>
      <w:del w:id="881" w:author="Renata M. Diaz" w:date="2021-08-14T18:43:00Z">
        <w:r w:rsidDel="00FD17CD">
          <w:rPr>
            <w:i/>
            <w:iCs/>
          </w:rPr>
          <w:delText>Environmental variables</w:delText>
        </w:r>
      </w:del>
    </w:p>
    <w:p w14:paraId="5DBF1789" w14:textId="7301A4B9" w:rsidR="00C81EF2" w:rsidRPr="00C81EF2" w:rsidDel="00FD17CD" w:rsidRDefault="00C81EF2">
      <w:pPr>
        <w:rPr>
          <w:del w:id="882" w:author="Renata M. Diaz" w:date="2021-08-14T18:43:00Z"/>
        </w:rPr>
        <w:pPrChange w:id="883" w:author="Diaz,Renata M" w:date="2021-08-17T19:12:00Z">
          <w:pPr>
            <w:ind w:firstLine="720"/>
          </w:pPr>
        </w:pPrChange>
      </w:pPr>
      <w:del w:id="884" w:author="Renata M. Diaz" w:date="2021-08-14T18:43:00Z">
        <w:r w:rsidDel="00FD17CD">
          <w:delText xml:space="preserve">To explore how climatic conditions have changed over the course of the study, we calculated </w:delText>
        </w:r>
        <w:r w:rsidR="00BC3455" w:rsidDel="00FD17CD">
          <w:delText xml:space="preserve">12-month </w:delText>
        </w:r>
        <w:r w:rsidR="00883E33" w:rsidDel="00FD17CD">
          <w:delText>Standardized Precipitation Evapotranspiration</w:delText>
        </w:r>
        <w:r w:rsidDel="00FD17CD">
          <w:delText xml:space="preserve"> </w:delText>
        </w:r>
        <w:r w:rsidR="00631408" w:rsidDel="00FD17CD">
          <w:delText>indices</w:delText>
        </w:r>
        <w:r w:rsidR="00883E33" w:rsidDel="00FD17CD">
          <w:delText xml:space="preserve"> (SPEI)</w:delText>
        </w:r>
        <w:r w:rsidR="00631408" w:rsidDel="00FD17CD">
          <w:delText xml:space="preserve"> </w:delText>
        </w:r>
        <w:r w:rsidDel="00FD17CD">
          <w:delText xml:space="preserve">for all months from </w:delText>
        </w:r>
        <w:r w:rsidR="006A3731" w:rsidDel="00FD17CD">
          <w:delText>1989</w:delText>
        </w:r>
        <w:r w:rsidDel="00FD17CD">
          <w:delText xml:space="preserve">-2020, </w:delText>
        </w:r>
        <w:r w:rsidR="00072FA3" w:rsidDel="00FD17CD">
          <w:delText>using the Thornthwaite method to estimate potential evapotranspiration</w:delText>
        </w:r>
        <w:r w:rsidDel="00FD17CD">
          <w:delText xml:space="preserve"> (</w:delText>
        </w:r>
        <w:r w:rsidR="00E76FB1" w:rsidDel="00FD17CD">
          <w:rPr>
            <w:i/>
            <w:iCs/>
          </w:rPr>
          <w:delText>SPEI</w:delText>
        </w:r>
        <w:r w:rsidR="006C4D97" w:rsidDel="00FD17CD">
          <w:delText xml:space="preserve">, </w:delText>
        </w:r>
        <w:r w:rsidR="00083E63" w:rsidRPr="008D39B7" w:rsidDel="00FD17CD">
          <w:rPr>
            <w:rStyle w:val="SubtleReference"/>
            <w:rFonts w:eastAsiaTheme="minorHAnsi"/>
          </w:rPr>
          <w:delText>Beguería</w:delText>
        </w:r>
        <w:r w:rsidR="00083E63" w:rsidDel="00FD17CD">
          <w:rPr>
            <w:rStyle w:val="SubtleReference"/>
            <w:rFonts w:eastAsiaTheme="minorHAnsi"/>
          </w:rPr>
          <w:delText xml:space="preserve"> and </w:delText>
        </w:r>
        <w:r w:rsidR="00083E63" w:rsidRPr="008D39B7" w:rsidDel="00FD17CD">
          <w:rPr>
            <w:rStyle w:val="SubtleReference"/>
            <w:rFonts w:eastAsiaTheme="minorHAnsi"/>
          </w:rPr>
          <w:delText>Vicente-Serrano</w:delText>
        </w:r>
        <w:r w:rsidR="00083E63" w:rsidDel="00FD17CD">
          <w:rPr>
            <w:rStyle w:val="SubtleReference"/>
            <w:rFonts w:eastAsiaTheme="minorHAnsi"/>
          </w:rPr>
          <w:delText xml:space="preserve"> 2017; </w:delText>
        </w:r>
        <w:r w:rsidR="00083E63" w:rsidDel="00FD17CD">
          <w:delText xml:space="preserve">Slette et al. 2019; </w:delText>
        </w:r>
        <w:r w:rsidR="008F4D04" w:rsidDel="00FD17CD">
          <w:delText>Cárdenas et al. 2021</w:delText>
        </w:r>
        <w:r w:rsidDel="00FD17CD">
          <w:delText xml:space="preserve">). We also calculated anomalies in the </w:delText>
        </w:r>
        <w:r w:rsidR="005B47D6" w:rsidDel="00FD17CD">
          <w:delText>monthly NDVI</w:delText>
        </w:r>
        <w:r w:rsidR="002E7F6B" w:rsidDel="00FD17CD">
          <w:delText xml:space="preserve"> (from Landsat 5, 7, and 8, </w:delText>
        </w:r>
        <w:r w:rsidR="00345C72" w:rsidDel="00FD17CD">
          <w:delText>obtained</w:delText>
        </w:r>
        <w:r w:rsidR="002E7F6B" w:rsidDel="00FD17CD">
          <w:delText xml:space="preserve"> via </w:delText>
        </w:r>
        <w:r w:rsidR="002E7F6B" w:rsidDel="00FD17CD">
          <w:rPr>
            <w:i/>
            <w:iCs/>
          </w:rPr>
          <w:delText>portal</w:delText>
        </w:r>
        <w:r w:rsidR="002E7F6B" w:rsidDel="00FD17CD">
          <w:delText>r; Maesk et al. 2006; Vermote et al. 2016; Christensen et al. 201</w:delText>
        </w:r>
        <w:r w:rsidR="007A06DA" w:rsidDel="00FD17CD">
          <w:delText>9</w:delText>
        </w:r>
        <w:r w:rsidR="00634434" w:rsidDel="00FD17CD">
          <w:delText>b</w:delText>
        </w:r>
        <w:r w:rsidR="002E7F6B" w:rsidDel="00FD17CD">
          <w:delText>)</w:delText>
        </w:r>
        <w:r w:rsidR="005B47D6" w:rsidDel="00FD17CD">
          <w:delText xml:space="preserve">, total precipitation, and </w:delText>
        </w:r>
        <w:r w:rsidDel="00FD17CD">
          <w:delText xml:space="preserve">mean, maximum, and minimum temperature. </w:delText>
        </w:r>
      </w:del>
    </w:p>
    <w:p w14:paraId="7A1D598F" w14:textId="6D3D13D6" w:rsidR="001B1354" w:rsidDel="008E2C93" w:rsidRDefault="001B1354">
      <w:pPr>
        <w:rPr>
          <w:del w:id="885" w:author="Diaz,Renata M" w:date="2021-08-17T17:08:00Z"/>
        </w:rPr>
        <w:pPrChange w:id="886" w:author="Diaz,Renata M" w:date="2021-08-17T19:12:00Z">
          <w:pPr>
            <w:pStyle w:val="Heading1"/>
          </w:pPr>
        </w:pPrChange>
      </w:pPr>
      <w:del w:id="887" w:author="Diaz,Renata M" w:date="2021-08-17T17:08:00Z">
        <w:r w:rsidDel="008E2C93">
          <w:delText>Results</w:delText>
        </w:r>
        <w:r w:rsidR="0050784D" w:rsidDel="008E2C93">
          <w:delText xml:space="preserve"> and </w:delText>
        </w:r>
        <w:r w:rsidR="005D6E86" w:rsidDel="008E2C93">
          <w:delText>D</w:delText>
        </w:r>
        <w:r w:rsidDel="008E2C93">
          <w:delText>iscussion</w:delText>
        </w:r>
      </w:del>
    </w:p>
    <w:p w14:paraId="2111154B" w14:textId="5B2EEFBA" w:rsidR="00F32D35" w:rsidDel="008E2C93" w:rsidRDefault="00F32D35">
      <w:pPr>
        <w:rPr>
          <w:ins w:id="888" w:author="Renata M. Diaz" w:date="2021-08-15T11:16:00Z"/>
          <w:del w:id="889" w:author="Diaz,Renata M" w:date="2021-08-17T17:08:00Z"/>
        </w:rPr>
        <w:pPrChange w:id="890" w:author="Diaz,Renata M" w:date="2021-08-17T19:12:00Z">
          <w:pPr>
            <w:ind w:firstLine="720"/>
          </w:pPr>
        </w:pPrChange>
      </w:pPr>
    </w:p>
    <w:p w14:paraId="3E68B195" w14:textId="3DDB48FB" w:rsidR="00F32D35" w:rsidDel="008E2C93" w:rsidRDefault="00F32D35">
      <w:pPr>
        <w:rPr>
          <w:ins w:id="891" w:author="Renata M. Diaz" w:date="2021-08-15T11:40:00Z"/>
          <w:del w:id="892" w:author="Diaz,Renata M" w:date="2021-08-17T17:08:00Z"/>
          <w:iCs/>
        </w:rPr>
        <w:pPrChange w:id="893" w:author="Diaz,Renata M" w:date="2021-08-17T19:12:00Z">
          <w:pPr>
            <w:pStyle w:val="Writing"/>
            <w:ind w:firstLine="0"/>
          </w:pPr>
        </w:pPrChange>
      </w:pPr>
      <w:ins w:id="894" w:author="Renata M. Diaz" w:date="2021-08-15T11:16:00Z">
        <w:del w:id="895" w:author="Diaz,Renata M" w:date="2021-08-17T17:08:00Z">
          <w:r w:rsidDel="008E2C93">
            <w:tab/>
          </w:r>
        </w:del>
      </w:ins>
      <w:ins w:id="896" w:author="Renata M. Diaz" w:date="2021-08-15T11:18:00Z">
        <w:del w:id="897" w:author="Diaz,Renata M" w:date="2021-08-17T17:08:00Z">
          <w:r w:rsidDel="008E2C93">
            <w:delText>The</w:delText>
          </w:r>
        </w:del>
      </w:ins>
      <w:ins w:id="898" w:author="Renata M. Diaz" w:date="2021-08-15T11:16:00Z">
        <w:del w:id="899" w:author="Diaz,Renata M" w:date="2021-08-17T17:08:00Z">
          <w:r w:rsidDel="008E2C93">
            <w:delText xml:space="preserve"> overall effect of kangaroo rat removal on </w:delText>
          </w:r>
          <w:r w:rsidDel="008E2C93">
            <w:rPr>
              <w:i/>
              <w:iCs/>
            </w:rPr>
            <w:delText xml:space="preserve">Etot </w:delText>
          </w:r>
        </w:del>
      </w:ins>
      <w:ins w:id="900" w:author="Renata M. Diaz" w:date="2021-08-15T11:18:00Z">
        <w:del w:id="901" w:author="Diaz,Renata M" w:date="2021-08-17T17:08:00Z">
          <w:r w:rsidDel="008E2C93">
            <w:delText>has</w:delText>
          </w:r>
        </w:del>
      </w:ins>
      <w:ins w:id="902" w:author="Renata M. Diaz" w:date="2021-08-15T11:17:00Z">
        <w:del w:id="903" w:author="Diaz,Renata M" w:date="2021-08-17T17:08:00Z">
          <w:r w:rsidDel="008E2C93">
            <w:delText xml:space="preserve"> shifted</w:delText>
          </w:r>
        </w:del>
      </w:ins>
      <w:ins w:id="904" w:author="Renata M. Diaz" w:date="2021-08-15T11:18:00Z">
        <w:del w:id="905" w:author="Diaz,Renata M" w:date="2021-08-17T17:08:00Z">
          <w:r w:rsidDel="008E2C93">
            <w:delText xml:space="preserve"> repeatedly in this system, driven at different </w:delText>
          </w:r>
        </w:del>
      </w:ins>
      <w:ins w:id="906" w:author="Renata M. Diaz" w:date="2021-08-15T11:20:00Z">
        <w:del w:id="907" w:author="Diaz,Renata M" w:date="2021-08-17T17:08:00Z">
          <w:r w:rsidDel="008E2C93">
            <w:delText>times</w:delText>
          </w:r>
        </w:del>
      </w:ins>
      <w:ins w:id="908" w:author="Renata M. Diaz" w:date="2021-08-15T11:18:00Z">
        <w:del w:id="909" w:author="Diaz,Renata M" w:date="2021-08-17T17:08:00Z">
          <w:r w:rsidDel="008E2C93">
            <w:delText xml:space="preserve"> by changes to energetic compensation through dispersal</w:delText>
          </w:r>
        </w:del>
      </w:ins>
      <w:ins w:id="910" w:author="Renata M. Diaz" w:date="2021-08-15T11:19:00Z">
        <w:del w:id="911" w:author="Diaz,Renata M" w:date="2021-08-17T17:08:00Z">
          <w:r w:rsidDel="008E2C93">
            <w:delText xml:space="preserve">, </w:delText>
          </w:r>
        </w:del>
      </w:ins>
      <w:ins w:id="912" w:author="Renata M. Diaz" w:date="2021-08-15T11:18:00Z">
        <w:del w:id="913" w:author="Diaz,Renata M" w:date="2021-08-17T17:08:00Z">
          <w:r w:rsidDel="008E2C93">
            <w:delText xml:space="preserve">changes in </w:delText>
          </w:r>
        </w:del>
      </w:ins>
      <w:ins w:id="914" w:author="Renata M. Diaz" w:date="2021-08-15T11:19:00Z">
        <w:del w:id="915" w:author="Diaz,Renata M" w:date="2021-08-17T17:08:00Z">
          <w:r w:rsidDel="008E2C93">
            <w:delText xml:space="preserve">compensation due to changing </w:delText>
          </w:r>
        </w:del>
      </w:ins>
      <w:ins w:id="916" w:author="Renata M. Diaz" w:date="2021-08-15T11:18:00Z">
        <w:del w:id="917" w:author="Diaz,Renata M" w:date="2021-08-17T17:08:00Z">
          <w:r w:rsidDel="008E2C93">
            <w:delText>functional overlap among the same species</w:delText>
          </w:r>
        </w:del>
      </w:ins>
      <w:ins w:id="918" w:author="Renata M. Diaz" w:date="2021-08-15T11:19:00Z">
        <w:del w:id="919" w:author="Diaz,Renata M" w:date="2021-08-17T17:08:00Z">
          <w:r w:rsidDel="008E2C93">
            <w:delText>, and shifts in baseline community composition.</w:delText>
          </w:r>
        </w:del>
      </w:ins>
      <w:ins w:id="920" w:author="Renata M. Diaz" w:date="2021-08-15T11:20:00Z">
        <w:del w:id="921" w:author="Diaz,Renata M" w:date="2021-08-17T17:08:00Z">
          <w:r w:rsidDel="008E2C93">
            <w:delText xml:space="preserve"> </w:delText>
          </w:r>
        </w:del>
      </w:ins>
      <w:ins w:id="922" w:author="Renata M. Diaz" w:date="2021-08-15T11:21:00Z">
        <w:del w:id="923" w:author="Diaz,Renata M" w:date="2021-08-17T17:08:00Z">
          <w:r w:rsidR="003B1943" w:rsidDel="008E2C93">
            <w:delText>In the first transition</w:delText>
          </w:r>
        </w:del>
      </w:ins>
      <w:ins w:id="924" w:author="Renata M. Diaz" w:date="2021-08-15T11:38:00Z">
        <w:del w:id="925" w:author="Diaz,Renata M" w:date="2021-08-17T17:08:00Z">
          <w:r w:rsidR="00E73CD3" w:rsidDel="008E2C93">
            <w:delText>,</w:delText>
          </w:r>
        </w:del>
      </w:ins>
      <w:ins w:id="926" w:author="Renata M. Diaz" w:date="2021-08-15T11:39:00Z">
        <w:del w:id="927" w:author="Diaz,Renata M" w:date="2021-08-17T17:08:00Z">
          <w:r w:rsidR="00F53DBC" w:rsidDel="008E2C93">
            <w:delText xml:space="preserve"> </w:delText>
          </w:r>
          <w:r w:rsidR="0005234E" w:rsidDel="008E2C93">
            <w:delText xml:space="preserve">in 1996-97, </w:delText>
          </w:r>
        </w:del>
      </w:ins>
      <w:ins w:id="928" w:author="Renata M. Diaz" w:date="2021-08-15T11:22:00Z">
        <w:del w:id="929" w:author="Diaz,Renata M" w:date="2021-08-17T17:08:00Z">
          <w:r w:rsidR="003B1943" w:rsidDel="008E2C93">
            <w:delText>energetic com</w:delText>
          </w:r>
        </w:del>
      </w:ins>
      <w:ins w:id="930" w:author="Renata M. Diaz" w:date="2021-08-15T11:23:00Z">
        <w:del w:id="931" w:author="Diaz,Renata M" w:date="2021-08-17T17:08:00Z">
          <w:r w:rsidR="003B1943" w:rsidDel="008E2C93">
            <w:delText xml:space="preserve">pensation </w:delText>
          </w:r>
          <w:r w:rsidR="006A4F93" w:rsidDel="008E2C93">
            <w:rPr>
              <w:iCs/>
            </w:rPr>
            <w:delText xml:space="preserve">increased dramatically </w:delText>
          </w:r>
          <w:r w:rsidR="006A4F93" w:rsidDel="008E2C93">
            <w:delText xml:space="preserve">following the </w:delText>
          </w:r>
        </w:del>
      </w:ins>
      <w:ins w:id="932" w:author="Renata M. Diaz" w:date="2021-08-15T11:25:00Z">
        <w:del w:id="933" w:author="Diaz,Renata M" w:date="2021-08-17T17:08:00Z">
          <w:r w:rsidR="006A4F93" w:rsidDel="008E2C93">
            <w:delText>arrival</w:delText>
          </w:r>
        </w:del>
      </w:ins>
      <w:ins w:id="934" w:author="Renata M. Diaz" w:date="2021-08-15T11:23:00Z">
        <w:del w:id="935" w:author="Diaz,Renata M" w:date="2021-08-17T17:08:00Z">
          <w:r w:rsidR="006A4F93" w:rsidDel="008E2C93">
            <w:delText xml:space="preserve"> of </w:delText>
          </w:r>
          <w:r w:rsidR="006A4F93" w:rsidDel="008E2C93">
            <w:rPr>
              <w:i/>
              <w:iCs/>
            </w:rPr>
            <w:delText>C. baileyi</w:delText>
          </w:r>
        </w:del>
      </w:ins>
      <w:ins w:id="936" w:author="Renata M. Diaz" w:date="2021-08-15T11:39:00Z">
        <w:del w:id="937" w:author="Diaz,Renata M" w:date="2021-08-17T17:08:00Z">
          <w:r w:rsidR="0005234E" w:rsidDel="008E2C93">
            <w:rPr>
              <w:i/>
              <w:iCs/>
            </w:rPr>
            <w:delText xml:space="preserve">, </w:delText>
          </w:r>
        </w:del>
      </w:ins>
      <w:ins w:id="938" w:author="Renata M. Diaz" w:date="2021-08-15T11:29:00Z">
        <w:del w:id="939" w:author="Diaz,Renata M" w:date="2021-08-17T17:08:00Z">
          <w:r w:rsidR="006A4F93" w:rsidDel="008E2C93">
            <w:delText>from an average of 18% to 54%</w:delText>
          </w:r>
        </w:del>
      </w:ins>
      <w:ins w:id="940" w:author="Renata M. Diaz" w:date="2021-08-15T11:23:00Z">
        <w:del w:id="941" w:author="Diaz,Renata M" w:date="2021-08-17T17:08:00Z">
          <w:r w:rsidR="006A4F93" w:rsidDel="008E2C93">
            <w:delText>.</w:delText>
          </w:r>
        </w:del>
      </w:ins>
      <w:ins w:id="942" w:author="Renata M. Diaz" w:date="2021-08-15T11:25:00Z">
        <w:del w:id="943" w:author="Diaz,Renata M" w:date="2021-08-17T17:08:00Z">
          <w:r w:rsidR="006A4F93" w:rsidDel="008E2C93">
            <w:delText xml:space="preserve"> </w:delText>
          </w:r>
        </w:del>
      </w:ins>
      <w:ins w:id="944" w:author="Renata M. Diaz" w:date="2021-08-15T11:29:00Z">
        <w:del w:id="945" w:author="Diaz,Renata M" w:date="2021-08-17T17:08:00Z">
          <w:r w:rsidR="006A4F93" w:rsidDel="008E2C93">
            <w:delText>Over roughly the same time period</w:delText>
          </w:r>
        </w:del>
      </w:ins>
      <w:ins w:id="946" w:author="Renata M. Diaz" w:date="2021-08-15T11:32:00Z">
        <w:del w:id="947" w:author="Diaz,Renata M" w:date="2021-08-17T17:08:00Z">
          <w:r w:rsidR="006A4F93" w:rsidDel="008E2C93">
            <w:delText xml:space="preserve"> – but more </w:delText>
          </w:r>
        </w:del>
      </w:ins>
      <w:ins w:id="948" w:author="Renata M. Diaz" w:date="2021-08-15T11:39:00Z">
        <w:del w:id="949" w:author="Diaz,Renata M" w:date="2021-08-17T17:08:00Z">
          <w:r w:rsidR="00404DF0" w:rsidDel="008E2C93">
            <w:delText>gradually</w:delText>
          </w:r>
        </w:del>
      </w:ins>
      <w:ins w:id="950" w:author="Renata M. Diaz" w:date="2021-08-15T11:32:00Z">
        <w:del w:id="951" w:author="Diaz,Renata M" w:date="2021-08-17T17:08:00Z">
          <w:r w:rsidR="006A4F93" w:rsidDel="008E2C93">
            <w:delText xml:space="preserve"> – </w:delText>
          </w:r>
        </w:del>
      </w:ins>
      <w:ins w:id="952" w:author="Renata M. Diaz" w:date="2021-08-15T11:28:00Z">
        <w:del w:id="953" w:author="Diaz,Renata M" w:date="2021-08-17T17:08:00Z">
          <w:r w:rsidR="006A4F93" w:rsidDel="008E2C93">
            <w:delText xml:space="preserve">the </w:delText>
          </w:r>
        </w:del>
      </w:ins>
      <w:ins w:id="954" w:author="Renata M. Diaz" w:date="2021-08-15T11:31:00Z">
        <w:del w:id="955" w:author="Diaz,Renata M" w:date="2021-08-17T17:08:00Z">
          <w:r w:rsidR="006A4F93" w:rsidDel="008E2C93">
            <w:delText xml:space="preserve">proportion of </w:delText>
          </w:r>
          <w:r w:rsidR="006A4F93" w:rsidDel="008E2C93">
            <w:rPr>
              <w:i/>
            </w:rPr>
            <w:delText xml:space="preserve">Etot </w:delText>
          </w:r>
          <w:r w:rsidR="006A4F93" w:rsidDel="008E2C93">
            <w:rPr>
              <w:iCs/>
            </w:rPr>
            <w:delText>on control plots accounted for by</w:delText>
          </w:r>
        </w:del>
      </w:ins>
      <w:ins w:id="956" w:author="Renata M. Diaz" w:date="2021-08-15T11:28:00Z">
        <w:del w:id="957" w:author="Diaz,Renata M" w:date="2021-08-17T17:08:00Z">
          <w:r w:rsidR="006A4F93" w:rsidDel="008E2C93">
            <w:delText xml:space="preserve"> kangaroo rats decreased</w:delText>
          </w:r>
        </w:del>
      </w:ins>
      <w:ins w:id="958" w:author="Renata M. Diaz" w:date="2021-08-15T11:30:00Z">
        <w:del w:id="959" w:author="Diaz,Renata M" w:date="2021-08-17T17:08:00Z">
          <w:r w:rsidR="006A4F93" w:rsidDel="008E2C93">
            <w:delText>, from an average of 92% to 71%</w:delText>
          </w:r>
        </w:del>
      </w:ins>
      <w:ins w:id="960" w:author="Renata M. Diaz" w:date="2021-08-15T11:31:00Z">
        <w:del w:id="961" w:author="Diaz,Renata M" w:date="2021-08-17T17:08:00Z">
          <w:r w:rsidR="006A4F93" w:rsidDel="008E2C93">
            <w:delText xml:space="preserve">. </w:delText>
          </w:r>
        </w:del>
      </w:ins>
      <w:ins w:id="962" w:author="Renata M. Diaz" w:date="2021-08-15T11:34:00Z">
        <w:del w:id="963" w:author="Diaz,Renata M" w:date="2021-08-17T17:08:00Z">
          <w:r w:rsidR="00E73CD3" w:rsidDel="008E2C93">
            <w:delText>These combined</w:delText>
          </w:r>
        </w:del>
      </w:ins>
      <w:ins w:id="964" w:author="Renata M. Diaz" w:date="2021-08-15T11:31:00Z">
        <w:del w:id="965" w:author="Diaz,Renata M" w:date="2021-08-17T17:08:00Z">
          <w:r w:rsidR="006A4F93" w:rsidDel="008E2C93">
            <w:delText xml:space="preserve"> changes</w:delText>
          </w:r>
        </w:del>
      </w:ins>
      <w:ins w:id="966" w:author="Renata M. Diaz" w:date="2021-08-15T11:35:00Z">
        <w:del w:id="967" w:author="Diaz,Renata M" w:date="2021-08-17T17:08:00Z">
          <w:r w:rsidR="00E73CD3" w:rsidDel="008E2C93">
            <w:delText xml:space="preserve">, and especially the increase in energetic compensation driven by </w:delText>
          </w:r>
          <w:r w:rsidR="00E73CD3" w:rsidDel="008E2C93">
            <w:rPr>
              <w:i/>
              <w:iCs/>
            </w:rPr>
            <w:delText>C. baileyi</w:delText>
          </w:r>
          <w:r w:rsidR="00E73CD3" w:rsidDel="008E2C93">
            <w:delText xml:space="preserve">, </w:delText>
          </w:r>
        </w:del>
      </w:ins>
      <w:ins w:id="968" w:author="Renata M. Diaz" w:date="2021-08-15T11:31:00Z">
        <w:del w:id="969" w:author="Diaz,Renata M" w:date="2021-08-17T17:08:00Z">
          <w:r w:rsidR="006A4F93" w:rsidDel="008E2C93">
            <w:delText xml:space="preserve">resulted in </w:delText>
          </w:r>
        </w:del>
      </w:ins>
      <w:ins w:id="970" w:author="Renata M. Diaz" w:date="2021-08-15T11:32:00Z">
        <w:del w:id="971" w:author="Diaz,Renata M" w:date="2021-08-17T17:08:00Z">
          <w:r w:rsidR="006A4F93" w:rsidDel="008E2C93">
            <w:delText xml:space="preserve">an increase in the ratio of </w:delText>
          </w:r>
          <w:r w:rsidR="006A4F93" w:rsidDel="008E2C93">
            <w:rPr>
              <w:i/>
            </w:rPr>
            <w:delText xml:space="preserve">Etot </w:delText>
          </w:r>
          <w:r w:rsidR="006A4F93" w:rsidDel="008E2C93">
            <w:rPr>
              <w:iCs/>
            </w:rPr>
            <w:delText>on exclosure relative to control plots</w:delText>
          </w:r>
        </w:del>
      </w:ins>
      <w:ins w:id="972" w:author="Renata M. Diaz" w:date="2021-08-15T11:39:00Z">
        <w:del w:id="973" w:author="Diaz,Renata M" w:date="2021-08-17T17:08:00Z">
          <w:r w:rsidR="001C5E32" w:rsidDel="008E2C93">
            <w:rPr>
              <w:iCs/>
            </w:rPr>
            <w:delText xml:space="preserve"> </w:delText>
          </w:r>
        </w:del>
      </w:ins>
      <w:ins w:id="974" w:author="Renata M. Diaz" w:date="2021-08-15T11:32:00Z">
        <w:del w:id="975" w:author="Diaz,Renata M" w:date="2021-08-17T17:08:00Z">
          <w:r w:rsidR="006A4F93" w:rsidDel="008E2C93">
            <w:rPr>
              <w:iCs/>
            </w:rPr>
            <w:delText xml:space="preserve">from </w:delText>
          </w:r>
        </w:del>
      </w:ins>
      <w:ins w:id="976" w:author="Renata M. Diaz" w:date="2021-08-15T11:33:00Z">
        <w:del w:id="977" w:author="Diaz,Renata M" w:date="2021-08-17T17:08:00Z">
          <w:r w:rsidR="006A4F93" w:rsidDel="008E2C93">
            <w:rPr>
              <w:iCs/>
            </w:rPr>
            <w:delText>29% to ~70</w:delText>
          </w:r>
        </w:del>
      </w:ins>
      <w:ins w:id="978" w:author="Renata M. Diaz" w:date="2021-08-15T11:34:00Z">
        <w:del w:id="979" w:author="Diaz,Renata M" w:date="2021-08-17T17:08:00Z">
          <w:r w:rsidR="00E73CD3" w:rsidDel="008E2C93">
            <w:rPr>
              <w:iCs/>
            </w:rPr>
            <w:delText xml:space="preserve">%. </w:delText>
          </w:r>
        </w:del>
      </w:ins>
      <w:ins w:id="980" w:author="Renata M. Diaz" w:date="2021-08-15T11:37:00Z">
        <w:del w:id="981" w:author="Diaz,Renata M" w:date="2021-08-17T17:08:00Z">
          <w:r w:rsidR="00E73CD3" w:rsidDel="008E2C93">
            <w:rPr>
              <w:iCs/>
            </w:rPr>
            <w:delText>T</w:delText>
          </w:r>
        </w:del>
      </w:ins>
      <w:ins w:id="982" w:author="Renata M. Diaz" w:date="2021-08-15T11:38:00Z">
        <w:del w:id="983" w:author="Diaz,Renata M" w:date="2021-08-17T17:08:00Z">
          <w:r w:rsidR="00E73CD3" w:rsidDel="008E2C93">
            <w:rPr>
              <w:iCs/>
            </w:rPr>
            <w:delText xml:space="preserve">his transition </w:delText>
          </w:r>
        </w:del>
        <w:del w:id="984" w:author="Diaz,Renata M" w:date="2021-08-15T16:36:00Z">
          <w:r w:rsidR="00E73CD3" w:rsidDel="0050606F">
            <w:rPr>
              <w:iCs/>
            </w:rPr>
            <w:delText xml:space="preserve">particularly </w:delText>
          </w:r>
        </w:del>
        <w:del w:id="985" w:author="Diaz,Renata M" w:date="2021-08-15T16:57:00Z">
          <w:r w:rsidR="00E73CD3" w:rsidDel="000A79CF">
            <w:rPr>
              <w:iCs/>
            </w:rPr>
            <w:delText>highlights</w:delText>
          </w:r>
        </w:del>
        <w:del w:id="986" w:author="Diaz,Renata M" w:date="2021-08-17T17:08:00Z">
          <w:r w:rsidR="00E73CD3" w:rsidDel="008E2C93">
            <w:rPr>
              <w:iCs/>
            </w:rPr>
            <w:delText xml:space="preserve"> the importance of dispersal limitation to the dynamics of energetic compensation and the maintenance of </w:delText>
          </w:r>
          <w:r w:rsidR="00E73CD3" w:rsidDel="008E2C93">
            <w:rPr>
              <w:i/>
            </w:rPr>
            <w:delText>Etot</w:delText>
          </w:r>
          <w:r w:rsidR="00E73CD3" w:rsidDel="008E2C93">
            <w:rPr>
              <w:iCs/>
            </w:rPr>
            <w:delText>, as has been previously discussed (Ernest and Brown 2001</w:delText>
          </w:r>
        </w:del>
      </w:ins>
      <w:ins w:id="987" w:author="Renata M. Diaz" w:date="2021-08-15T11:39:00Z">
        <w:del w:id="988" w:author="Diaz,Renata M" w:date="2021-08-17T17:08:00Z">
          <w:r w:rsidR="001C5E32" w:rsidDel="008E2C93">
            <w:rPr>
              <w:iCs/>
            </w:rPr>
            <w:delText>; Thiba</w:delText>
          </w:r>
        </w:del>
      </w:ins>
      <w:ins w:id="989" w:author="Renata M. Diaz" w:date="2021-08-15T11:40:00Z">
        <w:del w:id="990" w:author="Diaz,Renata M" w:date="2021-08-17T17:08:00Z">
          <w:r w:rsidR="001C5E32" w:rsidDel="008E2C93">
            <w:rPr>
              <w:iCs/>
            </w:rPr>
            <w:delText>ult et al 2010</w:delText>
          </w:r>
        </w:del>
      </w:ins>
      <w:ins w:id="991" w:author="Renata M. Diaz" w:date="2021-08-15T11:38:00Z">
        <w:del w:id="992" w:author="Diaz,Renata M" w:date="2021-08-17T17:08:00Z">
          <w:r w:rsidR="00E73CD3" w:rsidDel="008E2C93">
            <w:rPr>
              <w:iCs/>
            </w:rPr>
            <w:delText xml:space="preserve">). </w:delText>
          </w:r>
        </w:del>
      </w:ins>
    </w:p>
    <w:p w14:paraId="60BDC63A" w14:textId="05911700" w:rsidR="00FF49A3" w:rsidDel="00E7783C" w:rsidRDefault="006512A3">
      <w:pPr>
        <w:rPr>
          <w:del w:id="993" w:author="Diaz,Renata M" w:date="2021-08-15T16:51:00Z"/>
        </w:rPr>
        <w:pPrChange w:id="994" w:author="Diaz,Renata M" w:date="2021-08-17T19:12:00Z">
          <w:pPr>
            <w:ind w:firstLine="720"/>
          </w:pPr>
        </w:pPrChange>
      </w:pPr>
      <w:ins w:id="995" w:author="Renata M. Diaz" w:date="2021-08-15T11:40:00Z">
        <w:del w:id="996" w:author="Diaz,Renata M" w:date="2021-08-17T17:08:00Z">
          <w:r w:rsidDel="008E2C93">
            <w:rPr>
              <w:iCs/>
            </w:rPr>
            <w:tab/>
          </w:r>
        </w:del>
        <w:del w:id="997" w:author="Diaz,Renata M" w:date="2021-08-15T16:37:00Z">
          <w:r w:rsidDel="00786F7D">
            <w:rPr>
              <w:iCs/>
            </w:rPr>
            <w:delText>Since</w:delText>
          </w:r>
        </w:del>
        <w:del w:id="998" w:author="Diaz,Renata M" w:date="2021-08-17T17:08:00Z">
          <w:r w:rsidDel="008E2C93">
            <w:rPr>
              <w:iCs/>
            </w:rPr>
            <w:delText xml:space="preserve"> 2010</w:delText>
          </w:r>
        </w:del>
      </w:ins>
      <w:ins w:id="999" w:author="Renata M. Diaz" w:date="2021-08-15T12:04:00Z">
        <w:del w:id="1000" w:author="Diaz,Renata M" w:date="2021-08-15T16:37:00Z">
          <w:r w:rsidR="000668C0" w:rsidDel="00786F7D">
            <w:rPr>
              <w:iCs/>
            </w:rPr>
            <w:delText>,</w:delText>
          </w:r>
          <w:r w:rsidR="00326B32" w:rsidDel="00786F7D">
            <w:rPr>
              <w:iCs/>
            </w:rPr>
            <w:delText xml:space="preserve"> howeve</w:delText>
          </w:r>
        </w:del>
      </w:ins>
      <w:ins w:id="1001" w:author="Renata M. Diaz" w:date="2021-08-15T12:05:00Z">
        <w:del w:id="1002" w:author="Diaz,Renata M" w:date="2021-08-15T16:37:00Z">
          <w:r w:rsidR="00326B32" w:rsidDel="00786F7D">
            <w:rPr>
              <w:iCs/>
            </w:rPr>
            <w:delText>r,</w:delText>
          </w:r>
        </w:del>
      </w:ins>
      <w:del w:id="1003" w:author="Diaz,Renata M" w:date="2021-08-17T17:08:00Z">
        <w:r w:rsidR="000F4048" w:rsidDel="008E2C93">
          <w:delText xml:space="preserve">Since the 2010 </w:delText>
        </w:r>
        <w:r w:rsidR="00253C23" w:rsidDel="008E2C93">
          <w:delText>community reorganization event</w:delText>
        </w:r>
        <w:r w:rsidR="000F4048" w:rsidDel="008E2C93">
          <w:delText xml:space="preserve">, </w:delText>
        </w:r>
        <w:r w:rsidR="00B877A0" w:rsidDel="008E2C93">
          <w:delText>energy</w:delText>
        </w:r>
        <w:r w:rsidR="000F4048" w:rsidDel="008E2C93">
          <w:delText xml:space="preserve"> </w:delText>
        </w:r>
      </w:del>
      <w:del w:id="1004" w:author="Diaz,Renata M" w:date="2021-08-16T09:38:00Z">
        <w:r w:rsidR="0022400A" w:rsidDel="00592993">
          <w:delText>use</w:delText>
        </w:r>
        <w:r w:rsidR="000F4048" w:rsidDel="00592993">
          <w:delText xml:space="preserve"> at Portal </w:delText>
        </w:r>
        <w:r w:rsidR="00F572A0" w:rsidDel="00592993">
          <w:delText>has</w:delText>
        </w:r>
      </w:del>
      <w:del w:id="1005" w:author="Diaz,Renata M" w:date="2021-08-17T17:08:00Z">
        <w:r w:rsidR="000F4048" w:rsidDel="008E2C93">
          <w:delText xml:space="preserve"> shifted into a </w:delText>
        </w:r>
      </w:del>
      <w:ins w:id="1006" w:author="Renata M. Diaz" w:date="2021-08-15T11:41:00Z">
        <w:del w:id="1007" w:author="Diaz,Renata M" w:date="2021-08-17T17:08:00Z">
          <w:r w:rsidDel="008E2C93">
            <w:delText xml:space="preserve">yet another </w:delText>
          </w:r>
        </w:del>
      </w:ins>
      <w:del w:id="1008" w:author="Diaz,Renata M" w:date="2021-08-17T17:08:00Z">
        <w:r w:rsidR="000F4048" w:rsidDel="008E2C93">
          <w:delText>new configuration</w:delText>
        </w:r>
        <w:r w:rsidR="00903F25" w:rsidDel="008E2C93">
          <w:delText xml:space="preserve">. </w:delText>
        </w:r>
        <w:r w:rsidR="000F4048" w:rsidDel="008E2C93">
          <w:rPr>
            <w:i/>
            <w:iCs/>
          </w:rPr>
          <w:delText xml:space="preserve">C. baileyi </w:delText>
        </w:r>
        <w:r w:rsidR="000F4048" w:rsidDel="008E2C93">
          <w:delText>is currently still present in the system</w:delText>
        </w:r>
        <w:r w:rsidR="00BE7BF2" w:rsidDel="008E2C93">
          <w:delText>, but it has declined on both control and exclosure plots</w:delText>
        </w:r>
        <w:r w:rsidR="00106AB3" w:rsidDel="008E2C93">
          <w:delText>, from 72% (95% interval of 69-75%) of total energy use on exclosures to 25% (22-28%), and from 11% (9-13%) to near 0% on controls</w:delText>
        </w:r>
        <w:r w:rsidR="00EE0803" w:rsidDel="008E2C93">
          <w:delText xml:space="preserve"> (for both treatments, 1996-2010 contrast with 2010-2020 </w:delText>
        </w:r>
        <w:r w:rsidR="00EE0803" w:rsidDel="008E2C93">
          <w:rPr>
            <w:i/>
            <w:iCs/>
          </w:rPr>
          <w:delText xml:space="preserve">p </w:delText>
        </w:r>
        <w:r w:rsidR="00EE0803" w:rsidDel="008E2C93">
          <w:delText>&lt; 0.001</w:delText>
        </w:r>
        <w:r w:rsidR="00B36C42" w:rsidDel="008E2C93">
          <w:delText xml:space="preserve">; for complete results of all models, see Appendix </w:delText>
        </w:r>
        <w:r w:rsidR="00C659BB" w:rsidDel="008E2C93">
          <w:delText>S</w:delText>
        </w:r>
        <w:r w:rsidR="00B36C42" w:rsidDel="008E2C93">
          <w:delText>2</w:delText>
        </w:r>
        <w:r w:rsidR="00EE0803" w:rsidDel="008E2C93">
          <w:delText>)</w:delText>
        </w:r>
        <w:r w:rsidR="000F4048" w:rsidDel="008E2C93">
          <w:delText xml:space="preserve">. </w:delText>
        </w:r>
        <w:r w:rsidR="0089572A" w:rsidDel="008E2C93">
          <w:delText>O</w:delText>
        </w:r>
        <w:r w:rsidR="00D21B1C" w:rsidDel="008E2C93">
          <w:delText>ther</w:delText>
        </w:r>
        <w:r w:rsidR="00BE7BF2" w:rsidDel="008E2C93">
          <w:delText xml:space="preserve"> small granivores have </w:delText>
        </w:r>
        <w:r w:rsidR="00240FE7" w:rsidDel="008E2C93">
          <w:delText xml:space="preserve">not </w:delText>
        </w:r>
        <w:r w:rsidR="00BE7BF2" w:rsidDel="008E2C93">
          <w:delText xml:space="preserve">increased </w:delText>
        </w:r>
        <w:r w:rsidR="00240FE7" w:rsidDel="008E2C93">
          <w:delText xml:space="preserve">their energy use </w:delText>
        </w:r>
        <w:r w:rsidR="00BE7BF2" w:rsidDel="008E2C93">
          <w:delText>to compensate</w:delText>
        </w:r>
        <w:r w:rsidR="00EE5D59" w:rsidDel="008E2C93">
          <w:delText>, and</w:delText>
        </w:r>
      </w:del>
      <w:ins w:id="1009" w:author="Renata M. Diaz" w:date="2021-08-15T11:47:00Z">
        <w:del w:id="1010" w:author="Diaz,Renata M" w:date="2021-08-16T09:39:00Z">
          <w:r w:rsidR="00594CCB" w:rsidDel="00592993">
            <w:delText xml:space="preserve">Coincident with a decline in </w:delText>
          </w:r>
          <w:r w:rsidR="00594CCB" w:rsidDel="00592993">
            <w:rPr>
              <w:i/>
            </w:rPr>
            <w:delText>C. baileyi</w:delText>
          </w:r>
          <w:r w:rsidR="00594CCB" w:rsidDel="00592993">
            <w:rPr>
              <w:iCs/>
            </w:rPr>
            <w:delText xml:space="preserve"> abundance sitewide,</w:delText>
          </w:r>
        </w:del>
      </w:ins>
      <w:del w:id="1011" w:author="Diaz,Renata M" w:date="2021-08-16T09:39:00Z">
        <w:r w:rsidR="00EE5D59" w:rsidDel="00592993">
          <w:delText xml:space="preserve"> </w:delText>
        </w:r>
      </w:del>
      <w:ins w:id="1012" w:author="Renata M. Diaz" w:date="2021-08-15T11:42:00Z">
        <w:del w:id="1013" w:author="Diaz,Renata M" w:date="2021-08-16T09:39:00Z">
          <w:r w:rsidR="00636A8A" w:rsidDel="00592993">
            <w:delText>e</w:delText>
          </w:r>
        </w:del>
        <w:del w:id="1014" w:author="Diaz,Renata M" w:date="2021-08-17T17:08:00Z">
          <w:r w:rsidR="00636A8A" w:rsidDel="008E2C93">
            <w:delText xml:space="preserve">nergetic </w:delText>
          </w:r>
        </w:del>
      </w:ins>
      <w:del w:id="1015" w:author="Diaz,Renata M" w:date="2021-08-17T17:08:00Z">
        <w:r w:rsidR="00EE5D59" w:rsidDel="008E2C93">
          <w:delText>compensation has declined</w:delText>
        </w:r>
        <w:r w:rsidR="00F50006" w:rsidDel="008E2C93">
          <w:delText xml:space="preserve"> from 54% (46-63%) from 1997-2010</w:delText>
        </w:r>
        <w:r w:rsidR="00EE5D59" w:rsidDel="008E2C93">
          <w:delText xml:space="preserve"> to </w:delText>
        </w:r>
        <w:r w:rsidR="00F50006" w:rsidDel="008E2C93">
          <w:delText xml:space="preserve">21% (12%-31%; contrast </w:delText>
        </w:r>
        <w:r w:rsidR="00F50006" w:rsidDel="008E2C93">
          <w:rPr>
            <w:i/>
            <w:iCs/>
          </w:rPr>
          <w:delText>p</w:delText>
        </w:r>
        <w:r w:rsidR="00F50006" w:rsidDel="008E2C93">
          <w:delText xml:space="preserve"> &lt;0.001) since 2010 – a level not significantly greater than the 18% (9-28%; contrast </w:delText>
        </w:r>
        <w:r w:rsidR="00F50006" w:rsidDel="008E2C93">
          <w:rPr>
            <w:i/>
            <w:iCs/>
          </w:rPr>
          <w:delText xml:space="preserve">p = </w:delText>
        </w:r>
        <w:r w:rsidR="00F50006" w:rsidDel="008E2C93">
          <w:delText xml:space="preserve">0.9) </w:delText>
        </w:r>
        <w:r w:rsidR="00EE5D59" w:rsidDel="008E2C93">
          <w:delText>observed up until the mid-1990s</w:delText>
        </w:r>
      </w:del>
      <w:ins w:id="1016" w:author="Renata M. Diaz" w:date="2021-08-15T11:42:00Z">
        <w:del w:id="1017" w:author="Diaz,Renata M" w:date="2021-08-17T17:08:00Z">
          <w:r w:rsidR="00C52668" w:rsidDel="008E2C93">
            <w:delText xml:space="preserve">prior to </w:delText>
          </w:r>
          <w:r w:rsidR="00C52668" w:rsidDel="008E2C93">
            <w:rPr>
              <w:i/>
              <w:iCs/>
            </w:rPr>
            <w:delText>C. baileyi</w:delText>
          </w:r>
          <w:r w:rsidR="00C52668" w:rsidDel="008E2C93">
            <w:delText>’s establishment at the site</w:delText>
          </w:r>
        </w:del>
      </w:ins>
      <w:del w:id="1018" w:author="Diaz,Renata M" w:date="2021-08-17T17:08:00Z">
        <w:r w:rsidR="00EE5D59" w:rsidDel="008E2C93">
          <w:delText>.</w:delText>
        </w:r>
      </w:del>
      <w:ins w:id="1019" w:author="Renata M. Diaz" w:date="2021-08-15T11:45:00Z">
        <w:del w:id="1020" w:author="Diaz,Renata M" w:date="2021-08-17T17:08:00Z">
          <w:r w:rsidR="008C1FC2" w:rsidDel="008E2C93">
            <w:delText xml:space="preserve"> </w:delText>
          </w:r>
        </w:del>
        <w:del w:id="1021" w:author="Diaz,Renata M" w:date="2021-08-15T16:48:00Z">
          <w:r w:rsidR="008C1FC2" w:rsidDel="00FF49A3">
            <w:delText xml:space="preserve">Unlike the </w:delText>
          </w:r>
        </w:del>
      </w:ins>
      <w:ins w:id="1022" w:author="Renata M. Diaz" w:date="2021-08-15T11:46:00Z">
        <w:del w:id="1023" w:author="Diaz,Renata M" w:date="2021-08-15T16:48:00Z">
          <w:r w:rsidR="008C1FC2" w:rsidDel="00FF49A3">
            <w:delText>1996</w:delText>
          </w:r>
        </w:del>
      </w:ins>
      <w:ins w:id="1024" w:author="Renata M. Diaz" w:date="2021-08-15T11:45:00Z">
        <w:del w:id="1025" w:author="Diaz,Renata M" w:date="2021-08-15T16:48:00Z">
          <w:r w:rsidR="008C1FC2" w:rsidDel="00FF49A3">
            <w:delText xml:space="preserve"> shift in energetic compensation, this shift cannot be attributed to the addition or removal of species from the local species pool</w:delText>
          </w:r>
        </w:del>
      </w:ins>
      <w:ins w:id="1026" w:author="Renata M. Diaz" w:date="2021-08-15T11:47:00Z">
        <w:del w:id="1027" w:author="Diaz,Renata M" w:date="2021-08-15T16:48:00Z">
          <w:r w:rsidR="00594CCB" w:rsidDel="00FF49A3">
            <w:delText xml:space="preserve">, </w:delText>
          </w:r>
        </w:del>
      </w:ins>
      <w:ins w:id="1028" w:author="Renata M. Diaz" w:date="2021-08-15T11:53:00Z">
        <w:del w:id="1029" w:author="Diaz,Renata M" w:date="2021-08-15T16:48:00Z">
          <w:r w:rsidR="00552C8A" w:rsidDel="00FF49A3">
            <w:delText>as the set of species present in the system</w:delText>
          </w:r>
          <w:r w:rsidR="0085398F" w:rsidDel="00FF49A3">
            <w:delText xml:space="preserve"> </w:delText>
          </w:r>
          <w:r w:rsidR="00552C8A" w:rsidDel="00FF49A3">
            <w:delText xml:space="preserve">remains </w:delText>
          </w:r>
          <w:commentRangeStart w:id="1030"/>
          <w:r w:rsidR="00552C8A" w:rsidDel="00FF49A3">
            <w:delText>unchanged</w:delText>
          </w:r>
        </w:del>
      </w:ins>
      <w:commentRangeEnd w:id="1030"/>
      <w:del w:id="1031" w:author="Diaz,Renata M" w:date="2021-08-15T16:48:00Z">
        <w:r w:rsidR="004C166E" w:rsidDel="00FF49A3">
          <w:rPr>
            <w:rStyle w:val="CommentReference"/>
          </w:rPr>
          <w:commentReference w:id="1030"/>
        </w:r>
      </w:del>
      <w:ins w:id="1032" w:author="Renata M. Diaz" w:date="2021-08-15T11:47:00Z">
        <w:del w:id="1033" w:author="Diaz,Renata M" w:date="2021-08-15T16:48:00Z">
          <w:r w:rsidR="00594CCB" w:rsidDel="00FF49A3">
            <w:delText>.</w:delText>
          </w:r>
        </w:del>
      </w:ins>
      <w:ins w:id="1034" w:author="Renata M. Diaz" w:date="2021-08-15T11:50:00Z">
        <w:del w:id="1035" w:author="Diaz,Renata M" w:date="2021-08-15T16:44:00Z">
          <w:r w:rsidR="00552C8A" w:rsidDel="008557EC">
            <w:delText xml:space="preserve"> </w:delText>
          </w:r>
        </w:del>
      </w:ins>
      <w:ins w:id="1036" w:author="Renata M. Diaz" w:date="2021-08-16T14:18:00Z">
        <w:del w:id="1037" w:author="Diaz,Renata M" w:date="2021-08-17T17:08:00Z">
          <w:r w:rsidR="009F3948" w:rsidDel="008E2C93">
            <w:delText>he</w:delText>
          </w:r>
        </w:del>
      </w:ins>
      <w:moveToRangeStart w:id="1038" w:author="Diaz,Renata M" w:date="2021-08-15T16:49:00Z" w:name="move79938610"/>
      <w:moveTo w:id="1039" w:author="Diaz,Renata M" w:date="2021-08-15T16:49:00Z">
        <w:del w:id="1040" w:author="Diaz,Renata M" w:date="2021-08-15T16:53:00Z">
          <w:r w:rsidR="00FF49A3" w:rsidDel="003373C4">
            <w:delText>These changes</w:delText>
          </w:r>
        </w:del>
        <w:del w:id="1041" w:author="Diaz,Renata M" w:date="2021-08-15T16:54:00Z">
          <w:r w:rsidR="00FF49A3" w:rsidDel="003373C4">
            <w:delText xml:space="preserve"> </w:delText>
          </w:r>
        </w:del>
        <w:del w:id="1042" w:author="Diaz,Renata M" w:date="2021-08-15T16:56:00Z">
          <w:r w:rsidR="00FF49A3" w:rsidDel="003373C4">
            <w:delText>simultaneously highlight the</w:delText>
          </w:r>
        </w:del>
        <w:del w:id="1043" w:author="Diaz,Renata M" w:date="2021-08-17T17:08:00Z">
          <w:r w:rsidR="00FF49A3" w:rsidDel="008E2C93">
            <w:delText xml:space="preserve"> shifting, context-dependent nature of energetic compensation driven by the near-kangaroo-rat-analog </w:delText>
          </w:r>
          <w:r w:rsidR="00FF49A3" w:rsidDel="008E2C93">
            <w:rPr>
              <w:i/>
              <w:iCs/>
            </w:rPr>
            <w:delText>C. baileyi</w:delText>
          </w:r>
          <w:r w:rsidR="00FF49A3" w:rsidDel="008E2C93">
            <w:delText>, and illustrate relative consistency in the degree of resource partitioning between kangaroo rats and other, less similar, species of small granivore</w:delText>
          </w:r>
        </w:del>
        <w:del w:id="1044" w:author="Diaz,Renata M" w:date="2021-08-15T16:50:00Z">
          <w:r w:rsidR="00FF49A3" w:rsidDel="00DF60D8">
            <w:rPr>
              <w:i/>
              <w:iCs/>
            </w:rPr>
            <w:delText xml:space="preserve">. </w:delText>
          </w:r>
          <w:r w:rsidR="00FF49A3" w:rsidDel="00DF60D8">
            <w:delText>That is, even t</w:delText>
          </w:r>
        </w:del>
        <w:del w:id="1045" w:author="Diaz,Renata M" w:date="2021-08-17T17:08:00Z">
          <w:r w:rsidR="00FF49A3" w:rsidDel="008E2C93">
            <w:delText>hough long-term habitat shifts have benefitted small granivores</w:delText>
          </w:r>
        </w:del>
        <w:del w:id="1046" w:author="Diaz,Renata M" w:date="2021-08-15T16:50:00Z">
          <w:r w:rsidR="00FF49A3" w:rsidDel="008C7110">
            <w:delText>,</w:delText>
          </w:r>
        </w:del>
        <w:del w:id="1047" w:author="Diaz,Renata M" w:date="2021-08-17T17:08:00Z">
          <w:r w:rsidR="00FF49A3" w:rsidDel="008E2C93">
            <w:delText xml:space="preserve"> we do not detect an increase in the proportion of resources </w:delText>
          </w:r>
          <w:r w:rsidR="00FF49A3" w:rsidRPr="000576E5" w:rsidDel="008E2C93">
            <w:delText>used by kangaroo rats</w:delText>
          </w:r>
          <w:r w:rsidR="00FF49A3" w:rsidDel="008E2C93">
            <w:rPr>
              <w:i/>
              <w:iCs/>
            </w:rPr>
            <w:delText xml:space="preserve"> </w:delText>
          </w:r>
          <w:r w:rsidR="00FF49A3" w:rsidDel="008E2C93">
            <w:delText xml:space="preserve">that small granivores, other than </w:delText>
          </w:r>
          <w:r w:rsidR="00FF49A3" w:rsidDel="008E2C93">
            <w:rPr>
              <w:i/>
              <w:iCs/>
            </w:rPr>
            <w:delText>C. baileyi,</w:delText>
          </w:r>
          <w:r w:rsidR="00FF49A3" w:rsidDel="008E2C93">
            <w:delText xml:space="preserve"> are able to exploit (Figure 1). This may reflect a degree of consistent partitioning between these groups, even as the baseline distribution of resource use within the community has changed. One possible axis of consistent differentiation may relate to spatial partitioning of foraging zones. Kangaroo rats readily forage in open areas between clumps of vegetation, while smaller granivores often restrict their foraging to sheltered areas to reduce predation risk (Kelt 2011). Even as the overall amount of shrub cover sitewide has increased, kangaroo rats may continue to use resources located in the remaining open microhabitats, which may be too risky for small granivores to access even once kangaroo rats are removed – leaving a relatively consistent, and limited, zone of overlap in resource use between the two groups. </w:delText>
          </w:r>
        </w:del>
      </w:moveTo>
    </w:p>
    <w:moveToRangeEnd w:id="1038"/>
    <w:p w14:paraId="6C6DB88A" w14:textId="5B0B858D" w:rsidR="001A4FAB" w:rsidRPr="003B45DF" w:rsidDel="008E2C93" w:rsidRDefault="00552C8A">
      <w:pPr>
        <w:rPr>
          <w:del w:id="1048" w:author="Diaz,Renata M" w:date="2021-08-17T17:08:00Z"/>
          <w:iCs/>
          <w:rPrChange w:id="1049" w:author="Renata M. Diaz" w:date="2021-08-15T12:04:00Z">
            <w:rPr>
              <w:del w:id="1050" w:author="Diaz,Renata M" w:date="2021-08-17T17:08:00Z"/>
              <w:b/>
              <w:bCs/>
            </w:rPr>
          </w:rPrChange>
        </w:rPr>
        <w:pPrChange w:id="1051" w:author="Diaz,Renata M" w:date="2021-08-17T19:12:00Z">
          <w:pPr>
            <w:ind w:firstLine="720"/>
          </w:pPr>
        </w:pPrChange>
      </w:pPr>
      <w:ins w:id="1052" w:author="Renata M. Diaz" w:date="2021-08-15T11:50:00Z">
        <w:del w:id="1053" w:author="Diaz,Renata M" w:date="2021-08-15T16:40:00Z">
          <w:r w:rsidRPr="008557EC" w:rsidDel="004C166E">
            <w:rPr>
              <w:i/>
              <w:iCs/>
              <w:rPrChange w:id="1054" w:author="Diaz,Renata M" w:date="2021-08-15T16:47:00Z">
                <w:rPr/>
              </w:rPrChange>
            </w:rPr>
            <w:delText xml:space="preserve">Rather, the </w:delText>
          </w:r>
        </w:del>
        <w:del w:id="1055" w:author="Diaz,Renata M" w:date="2021-08-15T16:39:00Z">
          <w:r w:rsidRPr="008557EC" w:rsidDel="004C166E">
            <w:rPr>
              <w:i/>
              <w:iCs/>
              <w:rPrChange w:id="1056" w:author="Diaz,Renata M" w:date="2021-08-15T16:47:00Z">
                <w:rPr/>
              </w:rPrChange>
            </w:rPr>
            <w:delText>proportion of kangaroo rat resources</w:delText>
          </w:r>
        </w:del>
        <w:del w:id="1057" w:author="Diaz,Renata M" w:date="2021-08-15T16:40:00Z">
          <w:r w:rsidRPr="008557EC" w:rsidDel="004C166E">
            <w:rPr>
              <w:i/>
              <w:iCs/>
              <w:rPrChange w:id="1058" w:author="Diaz,Renata M" w:date="2021-08-15T16:47:00Z">
                <w:rPr/>
              </w:rPrChange>
            </w:rPr>
            <w:delText xml:space="preserve"> </w:delText>
          </w:r>
        </w:del>
        <w:del w:id="1059" w:author="Diaz,Renata M" w:date="2021-08-15T16:39:00Z">
          <w:r w:rsidRPr="008557EC" w:rsidDel="004C166E">
            <w:rPr>
              <w:i/>
              <w:iCs/>
              <w:rPrChange w:id="1060" w:author="Diaz,Renata M" w:date="2021-08-15T16:47:00Z">
                <w:rPr/>
              </w:rPrChange>
            </w:rPr>
            <w:delText>exploited</w:delText>
          </w:r>
        </w:del>
        <w:del w:id="1061" w:author="Diaz,Renata M" w:date="2021-08-15T16:40:00Z">
          <w:r w:rsidRPr="008557EC" w:rsidDel="004C166E">
            <w:rPr>
              <w:i/>
              <w:iCs/>
              <w:rPrChange w:id="1062" w:author="Diaz,Renata M" w:date="2021-08-15T16:47:00Z">
                <w:rPr/>
              </w:rPrChange>
            </w:rPr>
            <w:delText xml:space="preserve"> by small granivores</w:delText>
          </w:r>
        </w:del>
      </w:ins>
      <w:ins w:id="1063" w:author="Renata M. Diaz" w:date="2021-08-15T11:54:00Z">
        <w:del w:id="1064" w:author="Diaz,Renata M" w:date="2021-08-15T16:40:00Z">
          <w:r w:rsidR="0085398F" w:rsidRPr="008557EC" w:rsidDel="004C166E">
            <w:rPr>
              <w:i/>
              <w:iCs/>
              <w:rPrChange w:id="1065" w:author="Diaz,Renata M" w:date="2021-08-15T16:47:00Z">
                <w:rPr/>
              </w:rPrChange>
            </w:rPr>
            <w:delText xml:space="preserve"> has</w:delText>
          </w:r>
        </w:del>
      </w:ins>
      <w:ins w:id="1066" w:author="Renata M. Diaz" w:date="2021-08-15T11:50:00Z">
        <w:del w:id="1067" w:author="Diaz,Renata M" w:date="2021-08-15T16:40:00Z">
          <w:r w:rsidRPr="008557EC" w:rsidDel="004C166E">
            <w:rPr>
              <w:i/>
              <w:iCs/>
              <w:rPrChange w:id="1068" w:author="Diaz,Renata M" w:date="2021-08-15T16:47:00Z">
                <w:rPr/>
              </w:rPrChange>
            </w:rPr>
            <w:delText xml:space="preserve"> </w:delText>
          </w:r>
        </w:del>
      </w:ins>
      <w:ins w:id="1069" w:author="Renata M. Diaz" w:date="2021-08-15T11:51:00Z">
        <w:del w:id="1070" w:author="Diaz,Renata M" w:date="2021-08-15T16:40:00Z">
          <w:r w:rsidRPr="008557EC" w:rsidDel="004C166E">
            <w:rPr>
              <w:i/>
              <w:iCs/>
              <w:rPrChange w:id="1071" w:author="Diaz,Renata M" w:date="2021-08-15T16:47:00Z">
                <w:rPr/>
              </w:rPrChange>
            </w:rPr>
            <w:delText>declined</w:delText>
          </w:r>
        </w:del>
      </w:ins>
      <w:ins w:id="1072" w:author="Renata M. Diaz" w:date="2021-08-15T11:55:00Z">
        <w:del w:id="1073" w:author="Diaz,Renata M" w:date="2021-08-15T16:40:00Z">
          <w:r w:rsidR="004F0620" w:rsidRPr="008557EC" w:rsidDel="004C166E">
            <w:rPr>
              <w:i/>
              <w:iCs/>
              <w:rPrChange w:id="1074" w:author="Diaz,Renata M" w:date="2021-08-15T16:47:00Z">
                <w:rPr/>
              </w:rPrChange>
            </w:rPr>
            <w:delText>, primarily</w:delText>
          </w:r>
          <w:r w:rsidR="00086C3A" w:rsidRPr="008557EC" w:rsidDel="004C166E">
            <w:rPr>
              <w:i/>
              <w:iCs/>
              <w:rPrChange w:id="1075" w:author="Diaz,Renata M" w:date="2021-08-15T16:47:00Z">
                <w:rPr/>
              </w:rPrChange>
            </w:rPr>
            <w:delText xml:space="preserve"> </w:delText>
          </w:r>
        </w:del>
      </w:ins>
      <w:ins w:id="1076" w:author="Renata M. Diaz" w:date="2021-08-15T11:54:00Z">
        <w:del w:id="1077" w:author="Diaz,Renata M" w:date="2021-08-15T16:40:00Z">
          <w:r w:rsidR="0085398F" w:rsidRPr="008557EC" w:rsidDel="004C166E">
            <w:rPr>
              <w:i/>
              <w:iCs/>
              <w:rPrChange w:id="1078" w:author="Diaz,Renata M" w:date="2021-08-15T16:47:00Z">
                <w:rPr/>
              </w:rPrChange>
            </w:rPr>
            <w:delText xml:space="preserve">driven by a decrease in compensation from </w:delText>
          </w:r>
          <w:r w:rsidR="0085398F" w:rsidRPr="005308E7" w:rsidDel="004C166E">
            <w:rPr>
              <w:i/>
              <w:iCs/>
            </w:rPr>
            <w:delText>C. bailey</w:delText>
          </w:r>
        </w:del>
      </w:ins>
      <w:ins w:id="1079" w:author="Renata M. Diaz" w:date="2021-08-15T11:55:00Z">
        <w:del w:id="1080" w:author="Diaz,Renata M" w:date="2021-08-15T16:40:00Z">
          <w:r w:rsidR="00A27EC6" w:rsidRPr="005308E7" w:rsidDel="004C166E">
            <w:rPr>
              <w:i/>
              <w:iCs/>
            </w:rPr>
            <w:delText>i</w:delText>
          </w:r>
        </w:del>
      </w:ins>
      <w:ins w:id="1081" w:author="Renata M. Diaz" w:date="2021-08-15T11:59:00Z">
        <w:del w:id="1082" w:author="Diaz,Renata M" w:date="2021-08-15T16:40:00Z">
          <w:r w:rsidR="008232ED" w:rsidRPr="008557EC" w:rsidDel="004C166E">
            <w:rPr>
              <w:i/>
              <w:iCs/>
              <w:rPrChange w:id="1083" w:author="Diaz,Renata M" w:date="2021-08-15T16:47:00Z">
                <w:rPr>
                  <w:iCs/>
                </w:rPr>
              </w:rPrChange>
            </w:rPr>
            <w:delText xml:space="preserve">. </w:delText>
          </w:r>
        </w:del>
      </w:ins>
      <w:moveToRangeStart w:id="1084" w:author="Renata M. Diaz" w:date="2021-08-15T11:59:00Z" w:name="move79921178"/>
      <w:moveTo w:id="1085" w:author="Renata M. Diaz" w:date="2021-08-15T11:59:00Z">
        <w:del w:id="1086" w:author="Diaz,Renata M" w:date="2021-08-17T17:08:00Z">
          <w:r w:rsidR="008232ED" w:rsidRPr="008557EC" w:rsidDel="008E2C93">
            <w:rPr>
              <w:i/>
              <w:iCs/>
              <w:rPrChange w:id="1087" w:author="Diaz,Renata M" w:date="2021-08-15T16:47:00Z">
                <w:rPr>
                  <w:iCs/>
                </w:rPr>
              </w:rPrChange>
            </w:rPr>
            <w:delText xml:space="preserve">). </w:delText>
          </w:r>
          <w:r w:rsidR="008232ED" w:rsidRPr="005308E7" w:rsidDel="008E2C93">
            <w:rPr>
              <w:i/>
              <w:iCs/>
            </w:rPr>
            <w:delText>C. baileyi</w:delText>
          </w:r>
          <w:r w:rsidR="008232ED" w:rsidRPr="008557EC" w:rsidDel="008E2C93">
            <w:rPr>
              <w:i/>
              <w:iCs/>
              <w:rPrChange w:id="1088" w:author="Diaz,Renata M" w:date="2021-08-15T16:47:00Z">
                <w:rPr>
                  <w:iCs/>
                </w:rPr>
              </w:rPrChange>
            </w:rPr>
            <w:delText xml:space="preserve"> is still present in the system, and resource availability on exclosure plots remains comparable to that on controls (Christensen et al. 2019a). However, </w:delText>
          </w:r>
          <w:r w:rsidR="008232ED" w:rsidRPr="005308E7" w:rsidDel="008E2C93">
            <w:rPr>
              <w:i/>
              <w:iCs/>
            </w:rPr>
            <w:delText>C. baileyi</w:delText>
          </w:r>
          <w:r w:rsidR="008232ED" w:rsidRPr="008557EC" w:rsidDel="008E2C93">
            <w:rPr>
              <w:i/>
              <w:iCs/>
              <w:rPrChange w:id="1089" w:author="Diaz,Renata M" w:date="2021-08-15T16:47:00Z">
                <w:rPr>
                  <w:iCs/>
                </w:rPr>
              </w:rPrChange>
            </w:rPr>
            <w:delText xml:space="preserve"> no longer occurs in high enough abundances to compensate for kangaroo rats. It may be that Portal constitutes marginal habitat for </w:delText>
          </w:r>
          <w:r w:rsidR="008232ED" w:rsidRPr="005308E7" w:rsidDel="008E2C93">
            <w:rPr>
              <w:i/>
              <w:iCs/>
            </w:rPr>
            <w:delText>C. baileyi</w:delText>
          </w:r>
          <w:r w:rsidR="008232ED" w:rsidRPr="008557EC" w:rsidDel="008E2C93">
            <w:rPr>
              <w:i/>
              <w:iCs/>
              <w:rPrChange w:id="1090" w:author="Diaz,Renata M" w:date="2021-08-15T16:47:00Z">
                <w:rPr>
                  <w:iCs/>
                </w:rPr>
              </w:rPrChange>
            </w:rPr>
            <w:delText xml:space="preserve">, and that conditions at the site from the mid-1990s until 2010 temporarily brought the site close enough to </w:delText>
          </w:r>
          <w:r w:rsidR="008232ED" w:rsidRPr="005308E7" w:rsidDel="008E2C93">
            <w:rPr>
              <w:i/>
              <w:iCs/>
            </w:rPr>
            <w:delText>C. baileyi</w:delText>
          </w:r>
          <w:r w:rsidR="008232ED" w:rsidRPr="008557EC" w:rsidDel="008E2C93">
            <w:rPr>
              <w:i/>
              <w:iCs/>
              <w:rPrChange w:id="1091" w:author="Diaz,Renata M" w:date="2021-08-15T16:47:00Z">
                <w:rPr>
                  <w:iCs/>
                </w:rPr>
              </w:rPrChange>
            </w:rPr>
            <w:delText xml:space="preserve">’s niche requirements for it to establish and eventually dominate the small granivore community. </w:delText>
          </w:r>
        </w:del>
      </w:moveTo>
      <w:moveToRangeEnd w:id="1084"/>
      <w:del w:id="1092" w:author="Diaz,Renata M" w:date="2021-08-17T17:08:00Z">
        <w:r w:rsidR="00240FE7" w:rsidRPr="008557EC" w:rsidDel="008E2C93">
          <w:rPr>
            <w:i/>
            <w:iCs/>
            <w:rPrChange w:id="1093" w:author="Diaz,Renata M" w:date="2021-08-15T16:47:00Z">
              <w:rPr/>
            </w:rPrChange>
          </w:rPr>
          <w:delText xml:space="preserve"> </w:delText>
        </w:r>
      </w:del>
      <w:ins w:id="1094" w:author="Renata M. Diaz" w:date="2021-08-15T12:05:00Z">
        <w:del w:id="1095" w:author="Diaz,Renata M" w:date="2021-08-15T16:47:00Z">
          <w:r w:rsidR="00B216DB" w:rsidRPr="008557EC" w:rsidDel="008557EC">
            <w:rPr>
              <w:i/>
              <w:iCs/>
              <w:rPrChange w:id="1096" w:author="Diaz,Renata M" w:date="2021-08-15T16:47:00Z">
                <w:rPr>
                  <w:iCs/>
                </w:rPr>
              </w:rPrChange>
            </w:rPr>
            <w:delText>Simultaneously</w:delText>
          </w:r>
          <w:r w:rsidR="00B216DB" w:rsidDel="008557EC">
            <w:rPr>
              <w:iCs/>
            </w:rPr>
            <w:delText xml:space="preserve">, </w:delText>
          </w:r>
        </w:del>
      </w:ins>
      <w:ins w:id="1097" w:author="Renata M. Diaz" w:date="2021-08-15T11:57:00Z">
        <w:del w:id="1098" w:author="Diaz,Renata M" w:date="2021-08-17T17:08:00Z">
          <w:r w:rsidR="008232ED" w:rsidDel="008E2C93">
            <w:rPr>
              <w:iCs/>
            </w:rPr>
            <w:delText xml:space="preserve">shifts in overall rodent community composition have decoupled the dynamics of energetic compensation from the </w:delText>
          </w:r>
        </w:del>
      </w:ins>
      <w:ins w:id="1099" w:author="Renata M. Diaz" w:date="2021-08-15T11:58:00Z">
        <w:del w:id="1100" w:author="Diaz,Renata M" w:date="2021-08-17T17:08:00Z">
          <w:r w:rsidR="008232ED" w:rsidDel="008E2C93">
            <w:rPr>
              <w:iCs/>
            </w:rPr>
            <w:delText xml:space="preserve">dynamics of </w:delText>
          </w:r>
          <w:r w:rsidR="008232ED" w:rsidDel="008E2C93">
            <w:rPr>
              <w:i/>
              <w:iCs/>
            </w:rPr>
            <w:delText>Etot</w:delText>
          </w:r>
          <w:r w:rsidR="008232ED" w:rsidDel="008E2C93">
            <w:delText xml:space="preserve">. </w:delText>
          </w:r>
        </w:del>
      </w:ins>
      <w:ins w:id="1101" w:author="Renata M. Diaz" w:date="2021-08-15T12:01:00Z">
        <w:del w:id="1102" w:author="Diaz,Renata M" w:date="2021-08-17T17:08:00Z">
          <w:r w:rsidR="00264F73" w:rsidDel="008E2C93">
            <w:delText>S</w:delText>
          </w:r>
        </w:del>
      </w:ins>
      <w:del w:id="1103" w:author="Diaz,Renata M" w:date="2021-08-17T17:08:00Z">
        <w:r w:rsidR="00DB4F01" w:rsidDel="008E2C93">
          <w:delText>However</w:delText>
        </w:r>
        <w:r w:rsidR="006B4EEF" w:rsidDel="008E2C93">
          <w:delText xml:space="preserve">, </w:delText>
        </w:r>
        <w:r w:rsidR="00586DB4" w:rsidDel="008E2C93">
          <w:delText>small granivores</w:delText>
        </w:r>
        <w:r w:rsidR="00DB4F01" w:rsidDel="008E2C93">
          <w:delText xml:space="preserve"> now account for a </w:delText>
        </w:r>
        <w:r w:rsidR="00586DB4" w:rsidDel="008E2C93">
          <w:delText>larger</w:delText>
        </w:r>
        <w:r w:rsidR="00DB4F01" w:rsidDel="008E2C93">
          <w:delText xml:space="preserve"> proportion of community-level energy use than at the beginning of the</w:delText>
        </w:r>
        <w:r w:rsidR="00FB6DD4" w:rsidDel="008E2C93">
          <w:delText xml:space="preserve"> study</w:delText>
        </w:r>
        <w:r w:rsidR="00586DB4" w:rsidDel="008E2C93">
          <w:delText xml:space="preserve"> (29% on control plots, compared to 8% prior to 1997; contrast </w:delText>
        </w:r>
        <w:r w:rsidR="00586DB4" w:rsidDel="008E2C93">
          <w:rPr>
            <w:i/>
            <w:iCs/>
          </w:rPr>
          <w:delText xml:space="preserve">p </w:delText>
        </w:r>
        <w:r w:rsidR="00586DB4" w:rsidDel="008E2C93">
          <w:delText>&lt; 0.001)</w:delText>
        </w:r>
        <w:r w:rsidR="00DB4F01" w:rsidDel="008E2C93">
          <w:delText xml:space="preserve">, and removing kangaroo rats from the system </w:delText>
        </w:r>
        <w:r w:rsidR="004938A3" w:rsidDel="008E2C93">
          <w:delText xml:space="preserve">now </w:delText>
        </w:r>
        <w:r w:rsidR="00DB4F01" w:rsidDel="008E2C93">
          <w:delText>results in a smaller loss of energy use</w:delText>
        </w:r>
        <w:r w:rsidR="00FE6F33" w:rsidDel="008E2C93">
          <w:delText xml:space="preserve"> (energy use on exclosures 46% of controls since 2010</w:delText>
        </w:r>
        <w:r w:rsidR="008D3920" w:rsidDel="008E2C93">
          <w:delText xml:space="preserve">, compared </w:delText>
        </w:r>
        <w:r w:rsidR="00AF279A" w:rsidDel="008E2C93">
          <w:delText xml:space="preserve">to </w:delText>
        </w:r>
        <w:r w:rsidR="00FE6F33" w:rsidDel="008E2C93">
          <w:delText>29% prior to 1997; contrast</w:delText>
        </w:r>
        <w:r w:rsidR="008D3920" w:rsidDel="008E2C93">
          <w:delText xml:space="preserve"> </w:delText>
        </w:r>
        <w:r w:rsidR="008D3920" w:rsidDel="008E2C93">
          <w:rPr>
            <w:i/>
            <w:iCs/>
          </w:rPr>
          <w:delText xml:space="preserve">p </w:delText>
        </w:r>
        <w:r w:rsidR="008D3920" w:rsidDel="008E2C93">
          <w:delText>=</w:delText>
        </w:r>
        <w:r w:rsidR="00FE6F33" w:rsidDel="008E2C93">
          <w:delText xml:space="preserve"> 0.</w:delText>
        </w:r>
        <w:r w:rsidR="00C13D88" w:rsidDel="008E2C93">
          <w:delText>0</w:delText>
        </w:r>
        <w:r w:rsidR="00FE6F33" w:rsidDel="008E2C93">
          <w:delText xml:space="preserve">39) </w:delText>
        </w:r>
        <w:r w:rsidR="00AB1B65" w:rsidRPr="00FE6F33" w:rsidDel="008E2C93">
          <w:delText>even</w:delText>
        </w:r>
        <w:r w:rsidR="00AB1B65" w:rsidDel="008E2C93">
          <w:delText xml:space="preserve"> though there has </w:delText>
        </w:r>
        <w:r w:rsidR="002E5612" w:rsidDel="008E2C93">
          <w:delText>not been an incr</w:delText>
        </w:r>
        <w:r w:rsidR="00B56F7C" w:rsidDel="008E2C93">
          <w:delText>e</w:delText>
        </w:r>
        <w:r w:rsidR="002E5612" w:rsidDel="008E2C93">
          <w:delText>ase</w:delText>
        </w:r>
        <w:r w:rsidR="00AB1B65" w:rsidDel="008E2C93">
          <w:delText xml:space="preserve"> in the proportion of that loss that is offset by other species.</w:delText>
        </w:r>
        <w:r w:rsidR="00E3255F" w:rsidDel="008E2C93">
          <w:delText xml:space="preserve"> </w:delText>
        </w:r>
      </w:del>
    </w:p>
    <w:p w14:paraId="627D5052" w14:textId="1B90FFF7" w:rsidR="00C94004" w:rsidDel="008E2C93" w:rsidRDefault="005A75A0">
      <w:pPr>
        <w:rPr>
          <w:del w:id="1104" w:author="Diaz,Renata M" w:date="2021-08-17T17:08:00Z"/>
          <w:moveFrom w:id="1105" w:author="Diaz,Renata M" w:date="2021-08-15T16:49:00Z"/>
        </w:rPr>
        <w:pPrChange w:id="1106" w:author="Diaz,Renata M" w:date="2021-08-17T19:12:00Z">
          <w:pPr>
            <w:ind w:firstLine="720"/>
          </w:pPr>
        </w:pPrChange>
      </w:pPr>
      <w:moveFromRangeStart w:id="1107" w:author="Diaz,Renata M" w:date="2021-08-15T16:49:00Z" w:name="move79938610"/>
      <w:moveFrom w:id="1108" w:author="Diaz,Renata M" w:date="2021-08-15T16:49:00Z">
        <w:del w:id="1109" w:author="Diaz,Renata M" w:date="2021-08-17T17:08:00Z">
          <w:r w:rsidDel="008E2C93">
            <w:delText>T</w:delText>
          </w:r>
          <w:r w:rsidR="00E83235" w:rsidDel="008E2C93">
            <w:delText xml:space="preserve">hese </w:delText>
          </w:r>
          <w:r w:rsidR="008F3747" w:rsidDel="008E2C93">
            <w:delText>changes</w:delText>
          </w:r>
          <w:r w:rsidR="004D51B7" w:rsidDel="008E2C93">
            <w:delText xml:space="preserve"> </w:delText>
          </w:r>
          <w:r w:rsidR="008F3747" w:rsidDel="008E2C93">
            <w:delText>simultaneously highlight the shifting, context-dependent nature of energetic compensation</w:delText>
          </w:r>
          <w:r w:rsidR="00D7135C" w:rsidDel="008E2C93">
            <w:delText xml:space="preserve"> driven by</w:delText>
          </w:r>
          <w:r w:rsidR="00C53D0A" w:rsidDel="008E2C93">
            <w:delText xml:space="preserve"> the near-kangaroo-rat-analog </w:delText>
          </w:r>
          <w:r w:rsidR="00C53D0A" w:rsidDel="008E2C93">
            <w:rPr>
              <w:i/>
              <w:iCs/>
            </w:rPr>
            <w:delText>C. baileyi</w:delText>
          </w:r>
          <w:r w:rsidR="008F3747" w:rsidDel="008E2C93">
            <w:delText>, and illustrate</w:delText>
          </w:r>
          <w:r w:rsidR="00BE7BF2" w:rsidDel="008E2C93">
            <w:delText xml:space="preserve"> </w:delText>
          </w:r>
          <w:r w:rsidR="00635516" w:rsidDel="008E2C93">
            <w:delText xml:space="preserve">relative </w:delText>
          </w:r>
          <w:r w:rsidR="00BE7BF2" w:rsidDel="008E2C93">
            <w:delText xml:space="preserve">consistency in the degree of resource </w:delText>
          </w:r>
          <w:r w:rsidR="00C53D0A" w:rsidDel="008E2C93">
            <w:delText>partitioning</w:delText>
          </w:r>
          <w:r w:rsidR="00BE7BF2" w:rsidDel="008E2C93">
            <w:delText xml:space="preserve"> </w:delText>
          </w:r>
          <w:r w:rsidR="00C25739" w:rsidDel="008E2C93">
            <w:delText>between</w:delText>
          </w:r>
          <w:r w:rsidR="00BE7BF2" w:rsidDel="008E2C93">
            <w:delText xml:space="preserve"> kangaroo rats and </w:delText>
          </w:r>
          <w:r w:rsidR="00DB036D" w:rsidDel="008E2C93">
            <w:delText>other, less similar, species of small granivore</w:delText>
          </w:r>
          <w:r w:rsidR="00BE7BF2" w:rsidDel="008E2C93">
            <w:rPr>
              <w:i/>
              <w:iCs/>
            </w:rPr>
            <w:delText>.</w:delText>
          </w:r>
          <w:r w:rsidR="00710CC5" w:rsidDel="008E2C93">
            <w:rPr>
              <w:i/>
              <w:iCs/>
            </w:rPr>
            <w:delText xml:space="preserve"> </w:delText>
          </w:r>
          <w:r w:rsidR="00CD36E9" w:rsidDel="008E2C93">
            <w:delText>That is, e</w:delText>
          </w:r>
          <w:r w:rsidR="00662641" w:rsidDel="008E2C93">
            <w:delText>ven</w:delText>
          </w:r>
          <w:r w:rsidR="00A72609" w:rsidDel="008E2C93">
            <w:delText xml:space="preserve"> though </w:delText>
          </w:r>
          <w:r w:rsidR="006F1CB7" w:rsidDel="008E2C93">
            <w:delText xml:space="preserve">long-term </w:delText>
          </w:r>
          <w:r w:rsidR="002F08DE" w:rsidDel="008E2C93">
            <w:delText xml:space="preserve">habitat </w:delText>
          </w:r>
          <w:r w:rsidR="006F1CB7" w:rsidDel="008E2C93">
            <w:delText>shifts have</w:delText>
          </w:r>
          <w:r w:rsidR="00A72609" w:rsidDel="008E2C93">
            <w:delText xml:space="preserve"> </w:delText>
          </w:r>
          <w:r w:rsidR="0036195C" w:rsidDel="008E2C93">
            <w:delText>benefitted</w:delText>
          </w:r>
          <w:r w:rsidR="00A72609" w:rsidDel="008E2C93">
            <w:delText xml:space="preserve"> small granivores</w:delText>
          </w:r>
          <w:r w:rsidR="00810C21" w:rsidDel="008E2C93">
            <w:delText xml:space="preserve">, </w:delText>
          </w:r>
          <w:r w:rsidR="005B5412" w:rsidDel="008E2C93">
            <w:delText>we do not detect an</w:delText>
          </w:r>
          <w:r w:rsidR="00A72609" w:rsidDel="008E2C93">
            <w:delText xml:space="preserve"> increase in the proportion of resources </w:delText>
          </w:r>
          <w:r w:rsidR="00A72609" w:rsidRPr="000576E5" w:rsidDel="008E2C93">
            <w:delText>used by kangaroo rats</w:delText>
          </w:r>
          <w:r w:rsidR="00A72609" w:rsidDel="008E2C93">
            <w:rPr>
              <w:i/>
              <w:iCs/>
            </w:rPr>
            <w:delText xml:space="preserve"> </w:delText>
          </w:r>
          <w:r w:rsidR="00A72609" w:rsidDel="008E2C93">
            <w:delText>that small granivore</w:delText>
          </w:r>
          <w:r w:rsidR="00F76BED" w:rsidDel="008E2C93">
            <w:delText>s</w:delText>
          </w:r>
          <w:r w:rsidR="00501FCE" w:rsidDel="008E2C93">
            <w:delText>,</w:delText>
          </w:r>
          <w:r w:rsidR="00F76BED" w:rsidDel="008E2C93">
            <w:delText xml:space="preserve"> </w:delText>
          </w:r>
          <w:r w:rsidR="00DB307D" w:rsidDel="008E2C93">
            <w:delText xml:space="preserve">other than </w:delText>
          </w:r>
          <w:r w:rsidR="00DB307D" w:rsidDel="008E2C93">
            <w:rPr>
              <w:i/>
              <w:iCs/>
            </w:rPr>
            <w:delText>C. baileyi</w:delText>
          </w:r>
          <w:r w:rsidR="00501FCE" w:rsidDel="008E2C93">
            <w:rPr>
              <w:i/>
              <w:iCs/>
            </w:rPr>
            <w:delText>,</w:delText>
          </w:r>
          <w:r w:rsidR="00F76BED" w:rsidDel="008E2C93">
            <w:delText xml:space="preserve"> </w:delText>
          </w:r>
          <w:r w:rsidR="00A72609" w:rsidDel="008E2C93">
            <w:delText xml:space="preserve">are able to exploit </w:delText>
          </w:r>
          <w:r w:rsidR="00B3796C" w:rsidDel="008E2C93">
            <w:delText>(</w:delText>
          </w:r>
          <w:r w:rsidR="00BF1283" w:rsidDel="008E2C93">
            <w:delText>Figure 1)</w:delText>
          </w:r>
          <w:r w:rsidR="00A72609" w:rsidDel="008E2C93">
            <w:delText xml:space="preserve">. This may reflect </w:delText>
          </w:r>
          <w:r w:rsidR="00EB6A85" w:rsidDel="008E2C93">
            <w:delText>a</w:delText>
          </w:r>
          <w:r w:rsidR="00A72609" w:rsidDel="008E2C93">
            <w:delText xml:space="preserve"> degree of </w:delText>
          </w:r>
          <w:r w:rsidR="00F561C0" w:rsidDel="008E2C93">
            <w:delText>consistent</w:delText>
          </w:r>
          <w:r w:rsidR="00A72609" w:rsidDel="008E2C93">
            <w:delText xml:space="preserve"> </w:delText>
          </w:r>
          <w:r w:rsidR="005C3FBF" w:rsidDel="008E2C93">
            <w:delText>partitioning</w:delText>
          </w:r>
          <w:r w:rsidR="00A72609" w:rsidDel="008E2C93">
            <w:delText xml:space="preserve"> </w:delText>
          </w:r>
          <w:r w:rsidR="005C3FBF" w:rsidDel="008E2C93">
            <w:delText>between</w:delText>
          </w:r>
          <w:r w:rsidR="00A72609" w:rsidDel="008E2C93">
            <w:delText xml:space="preserve"> these </w:delText>
          </w:r>
          <w:r w:rsidR="00A26380" w:rsidDel="008E2C93">
            <w:delText>groups</w:delText>
          </w:r>
          <w:r w:rsidR="00A72609" w:rsidDel="008E2C93">
            <w:delText xml:space="preserve">, even as the baseline distribution of resource </w:delText>
          </w:r>
          <w:r w:rsidR="00436CA7" w:rsidDel="008E2C93">
            <w:delText>use within the community</w:delText>
          </w:r>
          <w:r w:rsidR="00A72609" w:rsidDel="008E2C93">
            <w:delText xml:space="preserve"> </w:delText>
          </w:r>
          <w:r w:rsidR="00116FEC" w:rsidDel="008E2C93">
            <w:delText>has</w:delText>
          </w:r>
          <w:r w:rsidR="00A713BE" w:rsidDel="008E2C93">
            <w:delText xml:space="preserve"> changed</w:delText>
          </w:r>
          <w:r w:rsidR="00A72609" w:rsidDel="008E2C93">
            <w:delText xml:space="preserve">. One </w:delText>
          </w:r>
          <w:r w:rsidR="00B347F0" w:rsidDel="008E2C93">
            <w:delText>possible axis</w:delText>
          </w:r>
          <w:r w:rsidR="00A72609" w:rsidDel="008E2C93">
            <w:delText xml:space="preserve"> </w:delText>
          </w:r>
          <w:r w:rsidR="002221CB" w:rsidDel="008E2C93">
            <w:delText xml:space="preserve">of </w:delText>
          </w:r>
          <w:r w:rsidR="00626F0C" w:rsidDel="008E2C93">
            <w:delText xml:space="preserve">consistent </w:delText>
          </w:r>
          <w:r w:rsidR="005F4BA1" w:rsidDel="008E2C93">
            <w:delText>differentiation</w:delText>
          </w:r>
          <w:r w:rsidR="00A72609" w:rsidDel="008E2C93">
            <w:delText xml:space="preserve"> may relate to spatial partitioning of foraging zones. Kangaroo rats </w:delText>
          </w:r>
          <w:r w:rsidR="004F6CA9" w:rsidDel="008E2C93">
            <w:delText>readily</w:delText>
          </w:r>
          <w:r w:rsidR="00292F8C" w:rsidDel="008E2C93">
            <w:delText xml:space="preserve"> forage</w:delText>
          </w:r>
          <w:r w:rsidR="00A72609" w:rsidDel="008E2C93">
            <w:delText xml:space="preserve"> in open areas between clumps of vegetation, while smaller granivores often </w:delText>
          </w:r>
          <w:r w:rsidR="00717BF1" w:rsidDel="008E2C93">
            <w:delText xml:space="preserve">restrict their foraging to sheltered areas to </w:delText>
          </w:r>
          <w:r w:rsidR="003A0C9E" w:rsidDel="008E2C93">
            <w:delText>reduce predation risk</w:delText>
          </w:r>
          <w:r w:rsidR="001442BB" w:rsidDel="008E2C93">
            <w:delText xml:space="preserve"> (</w:delText>
          </w:r>
          <w:r w:rsidR="00BF2172" w:rsidDel="008E2C93">
            <w:delText>Kelt 2011</w:delText>
          </w:r>
          <w:r w:rsidR="001442BB" w:rsidDel="008E2C93">
            <w:delText>)</w:delText>
          </w:r>
          <w:r w:rsidR="00A72609" w:rsidDel="008E2C93">
            <w:delText xml:space="preserve">. Even as the overall amount of shrub cover sitewide has increased, kangaroo rats may continue to </w:delText>
          </w:r>
          <w:r w:rsidR="0041120F" w:rsidDel="008E2C93">
            <w:delText>use</w:delText>
          </w:r>
          <w:r w:rsidR="00A72609" w:rsidDel="008E2C93">
            <w:delText xml:space="preserve"> resources located in the remaining open microhabitats, which </w:delText>
          </w:r>
          <w:r w:rsidR="00A02D4F" w:rsidDel="008E2C93">
            <w:delText>may be</w:delText>
          </w:r>
          <w:r w:rsidR="00A72609" w:rsidDel="008E2C93">
            <w:delText xml:space="preserve"> too risky for small granivores to </w:delText>
          </w:r>
          <w:r w:rsidR="00DA7C19" w:rsidDel="008E2C93">
            <w:delText>access</w:delText>
          </w:r>
          <w:r w:rsidR="00A72609" w:rsidDel="008E2C93">
            <w:delText xml:space="preserve"> even once kangaroo rats are removed</w:delText>
          </w:r>
          <w:r w:rsidR="00977350" w:rsidDel="008E2C93">
            <w:delText xml:space="preserve"> – leaving a relatively consistent, and limited, zone of overlap in resource use between the two groups</w:delText>
          </w:r>
          <w:r w:rsidR="00A72609" w:rsidDel="008E2C93">
            <w:delText xml:space="preserve">. </w:delText>
          </w:r>
        </w:del>
      </w:moveFrom>
    </w:p>
    <w:moveFromRangeEnd w:id="1107"/>
    <w:p w14:paraId="08785C3A" w14:textId="7ACCE8FE" w:rsidR="007E0031" w:rsidDel="008E2C93" w:rsidRDefault="00AF69FE">
      <w:pPr>
        <w:rPr>
          <w:del w:id="1110" w:author="Diaz,Renata M" w:date="2021-08-17T17:08:00Z"/>
          <w:iCs/>
        </w:rPr>
        <w:pPrChange w:id="1111" w:author="Diaz,Renata M" w:date="2021-08-17T19:12:00Z">
          <w:pPr>
            <w:ind w:firstLine="720"/>
          </w:pPr>
        </w:pPrChange>
      </w:pPr>
      <w:del w:id="1112" w:author="Diaz,Renata M" w:date="2021-08-17T17:08:00Z">
        <w:r w:rsidDel="008E2C93">
          <w:delText xml:space="preserve">In contrast, </w:delText>
        </w:r>
        <w:r w:rsidR="000C0DEF" w:rsidDel="008E2C93">
          <w:rPr>
            <w:i/>
            <w:iCs/>
          </w:rPr>
          <w:delText xml:space="preserve">C. </w:delText>
        </w:r>
        <w:r w:rsidR="000C0DEF" w:rsidRPr="00C04EDA" w:rsidDel="008E2C93">
          <w:rPr>
            <w:i/>
            <w:iCs/>
          </w:rPr>
          <w:delText>baileyi</w:delText>
        </w:r>
        <w:r w:rsidR="00C04EDA" w:rsidRPr="00C04EDA" w:rsidDel="008E2C93">
          <w:rPr>
            <w:i/>
            <w:iCs/>
          </w:rPr>
          <w:delText>’s</w:delText>
        </w:r>
      </w:del>
      <w:del w:id="1113" w:author="Diaz,Renata M" w:date="2021-08-15T16:52:00Z">
        <w:r w:rsidR="00C04EDA" w:rsidDel="00E7783C">
          <w:rPr>
            <w:i/>
            <w:iCs/>
          </w:rPr>
          <w:delText xml:space="preserve"> </w:delText>
        </w:r>
        <w:r w:rsidR="00674CE7" w:rsidDel="00E7783C">
          <w:delText xml:space="preserve">demonstrated </w:delText>
        </w:r>
        <w:r w:rsidR="0093573A" w:rsidDel="00E7783C">
          <w:delText>capacity to exploit</w:delText>
        </w:r>
        <w:r w:rsidR="009D1E3F" w:rsidDel="00E7783C">
          <w:delText xml:space="preserve"> </w:delText>
        </w:r>
        <w:r w:rsidR="001A228F" w:rsidDel="00E7783C">
          <w:delText>resources made available by removing kangaroo rats</w:delText>
        </w:r>
        <w:r w:rsidR="00C04EDA" w:rsidDel="00E7783C">
          <w:delText xml:space="preserve"> has </w:delText>
        </w:r>
        <w:r w:rsidR="00B35CC0" w:rsidDel="00E7783C">
          <w:delText>decreased</w:delText>
        </w:r>
        <w:r w:rsidR="00C04EDA" w:rsidDel="00E7783C">
          <w:delText xml:space="preserve"> dramatically since</w:delText>
        </w:r>
        <w:r w:rsidDel="00E7783C">
          <w:rPr>
            <w:iCs/>
          </w:rPr>
          <w:delText xml:space="preserve"> 2010</w:delText>
        </w:r>
      </w:del>
      <w:del w:id="1114" w:author="Diaz,Renata M" w:date="2021-08-17T17:08:00Z">
        <w:r w:rsidDel="008E2C93">
          <w:rPr>
            <w:iCs/>
          </w:rPr>
          <w:delText xml:space="preserve">, </w:delText>
        </w:r>
        <w:r w:rsidR="00AB5E62" w:rsidDel="008E2C93">
          <w:rPr>
            <w:iCs/>
          </w:rPr>
          <w:delText>resulting in a breakdown of the energetic compensation effect observed in the 1990s and 2000s</w:delText>
        </w:r>
        <w:r w:rsidR="000D04B2" w:rsidDel="008E2C93">
          <w:rPr>
            <w:iCs/>
          </w:rPr>
          <w:delText xml:space="preserve"> (Figure </w:delText>
        </w:r>
      </w:del>
      <w:del w:id="1115" w:author="Diaz,Renata M" w:date="2021-08-16T09:48:00Z">
        <w:r w:rsidR="000D04B2" w:rsidDel="00604435">
          <w:rPr>
            <w:iCs/>
          </w:rPr>
          <w:delText>1</w:delText>
        </w:r>
      </w:del>
      <w:moveFromRangeStart w:id="1116" w:author="Renata M. Diaz" w:date="2021-08-15T11:59:00Z" w:name="move79921178"/>
      <w:moveFrom w:id="1117" w:author="Renata M. Diaz" w:date="2021-08-15T11:59:00Z">
        <w:del w:id="1118" w:author="Diaz,Renata M" w:date="2021-08-16T09:48:00Z">
          <w:r w:rsidR="000D04B2" w:rsidDel="00604435">
            <w:rPr>
              <w:iCs/>
            </w:rPr>
            <w:delText>)</w:delText>
          </w:r>
          <w:r w:rsidR="00AB5E62" w:rsidDel="00604435">
            <w:rPr>
              <w:iCs/>
            </w:rPr>
            <w:delText>.</w:delText>
          </w:r>
          <w:r w:rsidR="001A228F" w:rsidDel="00604435">
            <w:rPr>
              <w:iCs/>
            </w:rPr>
            <w:delText xml:space="preserve"> </w:delText>
          </w:r>
          <w:r w:rsidR="001A228F" w:rsidDel="00604435">
            <w:rPr>
              <w:i/>
            </w:rPr>
            <w:delText>C. baileyi</w:delText>
          </w:r>
          <w:r w:rsidR="001A228F" w:rsidDel="00604435">
            <w:rPr>
              <w:iCs/>
            </w:rPr>
            <w:delText xml:space="preserve"> is still present in the system, and resource availability on exclosure plots remains comparable to that on control</w:delText>
          </w:r>
          <w:r w:rsidR="006B7EF9" w:rsidDel="00604435">
            <w:rPr>
              <w:iCs/>
            </w:rPr>
            <w:delText xml:space="preserve">s </w:delText>
          </w:r>
          <w:r w:rsidR="001A228F" w:rsidDel="00604435">
            <w:rPr>
              <w:iCs/>
            </w:rPr>
            <w:delText>(Christensen et al</w:delText>
          </w:r>
          <w:r w:rsidR="001256EC" w:rsidDel="00604435">
            <w:rPr>
              <w:iCs/>
            </w:rPr>
            <w:delText>. 2019</w:delText>
          </w:r>
          <w:r w:rsidR="00634434" w:rsidDel="00604435">
            <w:rPr>
              <w:iCs/>
            </w:rPr>
            <w:delText>a</w:delText>
          </w:r>
          <w:r w:rsidR="001A228F" w:rsidDel="00604435">
            <w:rPr>
              <w:iCs/>
            </w:rPr>
            <w:delText>)</w:delText>
          </w:r>
          <w:r w:rsidR="00170166" w:rsidDel="00604435">
            <w:rPr>
              <w:iCs/>
            </w:rPr>
            <w:delText xml:space="preserve">. However, </w:delText>
          </w:r>
          <w:r w:rsidR="00EE7041" w:rsidDel="00604435">
            <w:rPr>
              <w:i/>
            </w:rPr>
            <w:delText>C. baileyi</w:delText>
          </w:r>
          <w:r w:rsidR="00CC18D0" w:rsidDel="00604435">
            <w:rPr>
              <w:iCs/>
            </w:rPr>
            <w:delText xml:space="preserve"> no longer occurs in high enough abundances to compensate for kangaroo rats. </w:delText>
          </w:r>
          <w:r w:rsidR="00AE046F" w:rsidDel="00604435">
            <w:rPr>
              <w:iCs/>
            </w:rPr>
            <w:delText xml:space="preserve">It may be that Portal constitutes marginal habitat for </w:delText>
          </w:r>
          <w:r w:rsidR="00AE046F" w:rsidDel="00604435">
            <w:rPr>
              <w:i/>
            </w:rPr>
            <w:delText>C. baileyi</w:delText>
          </w:r>
          <w:r w:rsidR="00AE046F" w:rsidDel="00604435">
            <w:rPr>
              <w:iCs/>
            </w:rPr>
            <w:delText xml:space="preserve">, and that conditions at the site from the mid-1990s until 2010 temporarily brought the site close enough to </w:delText>
          </w:r>
          <w:r w:rsidR="00AE046F" w:rsidDel="00604435">
            <w:rPr>
              <w:i/>
            </w:rPr>
            <w:delText>C. baileyi</w:delText>
          </w:r>
          <w:r w:rsidR="00AE046F" w:rsidDel="00604435">
            <w:rPr>
              <w:iCs/>
            </w:rPr>
            <w:delText xml:space="preserve">’s niche requirements for it to establish and eventually dominate the small granivore community. </w:delText>
          </w:r>
        </w:del>
      </w:moveFrom>
      <w:moveFromRangeEnd w:id="1116"/>
      <w:del w:id="1119" w:author="Diaz,Renata M" w:date="2021-08-16T09:48:00Z">
        <w:r w:rsidR="00CC18D0" w:rsidDel="00604435">
          <w:rPr>
            <w:i/>
          </w:rPr>
          <w:delText>C. baileyi</w:delText>
        </w:r>
        <w:r w:rsidR="00CC18D0" w:rsidDel="00604435">
          <w:rPr>
            <w:iCs/>
          </w:rPr>
          <w:delText xml:space="preserve">’s decline occurred immediately </w:delText>
        </w:r>
        <w:r w:rsidR="00DC683D" w:rsidDel="00604435">
          <w:rPr>
            <w:iCs/>
          </w:rPr>
          <w:delText>following a</w:delText>
        </w:r>
        <w:r w:rsidR="00AC4ECD" w:rsidDel="00604435">
          <w:rPr>
            <w:iCs/>
          </w:rPr>
          <w:delText xml:space="preserve"> </w:delText>
        </w:r>
        <w:r w:rsidR="00CC18D0" w:rsidDel="00604435">
          <w:rPr>
            <w:iCs/>
          </w:rPr>
          <w:delText xml:space="preserve">period of low plant productivity </w:delText>
        </w:r>
        <w:r w:rsidR="00983D51" w:rsidDel="00604435">
          <w:rPr>
            <w:iCs/>
          </w:rPr>
          <w:delText xml:space="preserve">and </w:delText>
        </w:r>
        <w:r w:rsidR="00CC18D0" w:rsidDel="00604435">
          <w:rPr>
            <w:iCs/>
          </w:rPr>
          <w:delText>low rodent abundance</w:delText>
        </w:r>
        <w:r w:rsidR="00983D51" w:rsidDel="00604435">
          <w:rPr>
            <w:iCs/>
          </w:rPr>
          <w:delText xml:space="preserve"> community-wide</w:delText>
        </w:r>
        <w:r w:rsidR="00477D4B" w:rsidDel="00604435">
          <w:rPr>
            <w:iCs/>
          </w:rPr>
          <w:delText>, and i</w:delText>
        </w:r>
        <w:r w:rsidR="00CC18D0" w:rsidDel="00604435">
          <w:rPr>
            <w:iCs/>
          </w:rPr>
          <w:delText>n the decade since, the site has experienced two long and severe droughts interspersed with an unusually wet period (</w:delText>
        </w:r>
        <w:r w:rsidR="00241884" w:rsidDel="00604435">
          <w:rPr>
            <w:iCs/>
          </w:rPr>
          <w:delText xml:space="preserve">Christensen et al. 2018; </w:delText>
        </w:r>
        <w:r w:rsidR="00CC18D0" w:rsidDel="00604435">
          <w:rPr>
            <w:iCs/>
          </w:rPr>
          <w:delText>Figure 2)</w:delText>
        </w:r>
        <w:r w:rsidR="00696F63" w:rsidDel="00604435">
          <w:rPr>
            <w:iCs/>
          </w:rPr>
          <w:delText>.</w:delText>
        </w:r>
        <w:r w:rsidR="00380942" w:rsidDel="00604435">
          <w:delText xml:space="preserve"> </w:delText>
        </w:r>
        <w:r w:rsidR="006017AF" w:rsidDel="00604435">
          <w:delText xml:space="preserve">These extreme conditions may themselves limit </w:delText>
        </w:r>
        <w:r w:rsidR="006017AF" w:rsidDel="00604435">
          <w:rPr>
            <w:i/>
            <w:iCs/>
          </w:rPr>
          <w:delText xml:space="preserve">C. </w:delText>
        </w:r>
        <w:r w:rsidR="006017AF" w:rsidRPr="006017AF" w:rsidDel="00604435">
          <w:rPr>
            <w:i/>
            <w:iCs/>
          </w:rPr>
          <w:delText>baileyi’</w:delText>
        </w:r>
        <w:r w:rsidR="006017AF" w:rsidDel="00604435">
          <w:rPr>
            <w:i/>
            <w:iCs/>
          </w:rPr>
          <w:delText xml:space="preserve">s </w:delText>
        </w:r>
        <w:r w:rsidR="006017AF" w:rsidDel="00604435">
          <w:delText>fitness at the site, or the rodent population crash in 2010 may have temporarily overcome incumbency effects and triggered a reorganization event tracking long</w:delText>
        </w:r>
        <w:r w:rsidR="00BC2B48" w:rsidDel="00604435">
          <w:delText>er</w:delText>
        </w:r>
        <w:r w:rsidR="006017AF" w:rsidDel="00604435">
          <w:delText>-term shifts in conditions (Thibault and Brown 2008; Christensen et al. 2018)</w:delText>
        </w:r>
        <w:r w:rsidR="005E7C26" w:rsidDel="00604435">
          <w:delText>.</w:delText>
        </w:r>
        <w:r w:rsidR="006017AF" w:rsidDel="00604435">
          <w:delText xml:space="preserve"> </w:delText>
        </w:r>
      </w:del>
      <w:del w:id="1120" w:author="Diaz,Renata M" w:date="2021-08-17T17:08:00Z">
        <w:r w:rsidR="006B0314" w:rsidRPr="009C6EAB" w:rsidDel="008E2C93">
          <w:rPr>
            <w:iCs/>
          </w:rPr>
          <w:delText xml:space="preserve">Circumstantially, we note that </w:delText>
        </w:r>
        <w:r w:rsidR="006B0314" w:rsidRPr="00AB67E0" w:rsidDel="008E2C93">
          <w:rPr>
            <w:i/>
          </w:rPr>
          <w:delText>E. ciculatum</w:delText>
        </w:r>
        <w:r w:rsidR="006B0314" w:rsidRPr="009C6EAB" w:rsidDel="008E2C93">
          <w:rPr>
            <w:iCs/>
          </w:rPr>
          <w:delText xml:space="preserve"> became abundant in this system at the same time as </w:delText>
        </w:r>
        <w:r w:rsidR="006B0314" w:rsidRPr="00AB67E0" w:rsidDel="008E2C93">
          <w:rPr>
            <w:i/>
          </w:rPr>
          <w:delText>C. baileyi</w:delText>
        </w:r>
        <w:r w:rsidR="006B0314" w:rsidRPr="009C6EAB" w:rsidDel="008E2C93">
          <w:rPr>
            <w:iCs/>
          </w:rPr>
          <w:delText>, and</w:delText>
        </w:r>
        <w:r w:rsidR="00BD6BD6" w:rsidDel="008E2C93">
          <w:rPr>
            <w:iCs/>
          </w:rPr>
          <w:delText xml:space="preserve">, like </w:delText>
        </w:r>
        <w:r w:rsidR="00BD6BD6" w:rsidDel="008E2C93">
          <w:rPr>
            <w:i/>
          </w:rPr>
          <w:delText>C. baileyi,</w:delText>
        </w:r>
        <w:r w:rsidR="006B0314" w:rsidRPr="009C6EAB" w:rsidDel="008E2C93">
          <w:rPr>
            <w:iCs/>
          </w:rPr>
          <w:delText xml:space="preserve"> has declined </w:delText>
        </w:r>
        <w:r w:rsidR="004D0327" w:rsidDel="008E2C93">
          <w:rPr>
            <w:iCs/>
          </w:rPr>
          <w:delText xml:space="preserve">sharply since </w:delText>
        </w:r>
        <w:r w:rsidR="0052329E" w:rsidDel="008E2C93">
          <w:rPr>
            <w:iCs/>
          </w:rPr>
          <w:delText xml:space="preserve">2010 </w:delText>
        </w:r>
        <w:r w:rsidR="006B0314" w:rsidRPr="009C6EAB" w:rsidDel="008E2C93">
          <w:rPr>
            <w:iCs/>
          </w:rPr>
          <w:delText>(</w:delText>
        </w:r>
        <w:r w:rsidR="003060FE" w:rsidDel="008E2C93">
          <w:rPr>
            <w:iCs/>
          </w:rPr>
          <w:delText>Figure 2; Appendix 2</w:delText>
        </w:r>
        <w:r w:rsidR="006B0314" w:rsidRPr="009C6EAB" w:rsidDel="008E2C93">
          <w:rPr>
            <w:iCs/>
          </w:rPr>
          <w:delText xml:space="preserve">). This could reflect shifts in conditions towards and away from shared requirements between the two species – although it may be coincidental, or part of a more complex consumer-resource </w:delText>
        </w:r>
        <w:r w:rsidR="00C21A57" w:rsidDel="008E2C93">
          <w:rPr>
            <w:iCs/>
          </w:rPr>
          <w:delText>dynamic</w:delText>
        </w:r>
        <w:r w:rsidR="006B0314" w:rsidRPr="009C6EAB" w:rsidDel="008E2C93">
          <w:rPr>
            <w:iCs/>
          </w:rPr>
          <w:delText xml:space="preserve"> (Allington et al. 2013). </w:delText>
        </w:r>
        <w:r w:rsidR="007E0031" w:rsidDel="008E2C93">
          <w:rPr>
            <w:iCs/>
          </w:rPr>
          <w:delText>We do not detect</w:delText>
        </w:r>
        <w:r w:rsidR="007E0031" w:rsidRPr="009C6EAB" w:rsidDel="008E2C93">
          <w:rPr>
            <w:iCs/>
          </w:rPr>
          <w:delText xml:space="preserve"> other pronounced shifts in climate or </w:delText>
        </w:r>
        <w:r w:rsidR="002C1C09" w:rsidDel="008E2C93">
          <w:rPr>
            <w:iCs/>
          </w:rPr>
          <w:delText xml:space="preserve">the </w:delText>
        </w:r>
        <w:r w:rsidR="007E0031" w:rsidRPr="009C6EAB" w:rsidDel="008E2C93">
          <w:rPr>
            <w:iCs/>
          </w:rPr>
          <w:delText>plant community around 2010 (</w:delText>
        </w:r>
        <w:r w:rsidR="0085162C" w:rsidDel="008E2C93">
          <w:rPr>
            <w:iCs/>
          </w:rPr>
          <w:delText>Appendi</w:delText>
        </w:r>
        <w:r w:rsidR="008F45BD" w:rsidDel="008E2C93">
          <w:rPr>
            <w:iCs/>
          </w:rPr>
          <w:delText>ces</w:delText>
        </w:r>
        <w:r w:rsidR="0085162C" w:rsidDel="008E2C93">
          <w:rPr>
            <w:iCs/>
          </w:rPr>
          <w:delText xml:space="preserve"> </w:delText>
        </w:r>
        <w:r w:rsidR="00CA079B" w:rsidDel="008E2C93">
          <w:rPr>
            <w:iCs/>
          </w:rPr>
          <w:delText>S1, S3</w:delText>
        </w:r>
        <w:r w:rsidR="007E0031" w:rsidRPr="009C6EAB" w:rsidDel="008E2C93">
          <w:rPr>
            <w:iCs/>
          </w:rPr>
          <w:delText>)</w:delText>
        </w:r>
        <w:r w:rsidR="00692172" w:rsidDel="008E2C93">
          <w:rPr>
            <w:iCs/>
          </w:rPr>
          <w:delText xml:space="preserve">, although numerous </w:delText>
        </w:r>
        <w:r w:rsidR="003253AA" w:rsidDel="008E2C93">
          <w:rPr>
            <w:iCs/>
          </w:rPr>
          <w:delText xml:space="preserve">relevant </w:delText>
        </w:r>
        <w:r w:rsidR="00692172" w:rsidDel="008E2C93">
          <w:rPr>
            <w:iCs/>
          </w:rPr>
          <w:delText xml:space="preserve">factors may not be </w:delText>
        </w:r>
        <w:r w:rsidR="00177EF8" w:rsidDel="008E2C93">
          <w:rPr>
            <w:iCs/>
          </w:rPr>
          <w:delText>captured</w:delText>
        </w:r>
        <w:r w:rsidR="00692172" w:rsidDel="008E2C93">
          <w:rPr>
            <w:iCs/>
          </w:rPr>
          <w:delText xml:space="preserve"> by our data</w:delText>
        </w:r>
      </w:del>
      <w:ins w:id="1121" w:author="Renata M. Diaz" w:date="2021-08-15T12:02:00Z">
        <w:del w:id="1122" w:author="Diaz,Renata M" w:date="2021-08-17T17:08:00Z">
          <w:r w:rsidR="00CF29AE" w:rsidDel="008E2C93">
            <w:rPr>
              <w:iCs/>
            </w:rPr>
            <w:delText xml:space="preserve">We note that </w:delText>
          </w:r>
        </w:del>
      </w:ins>
      <w:del w:id="1123" w:author="Diaz,Renata M" w:date="2021-08-17T17:08:00Z">
        <w:r w:rsidR="00E002A2" w:rsidDel="008E2C93">
          <w:rPr>
            <w:iCs/>
          </w:rPr>
          <w:delText>.</w:delText>
        </w:r>
      </w:del>
    </w:p>
    <w:p w14:paraId="4CE3812F" w14:textId="216D2040" w:rsidR="00555656" w:rsidDel="008E2C93" w:rsidRDefault="005E7C26">
      <w:pPr>
        <w:rPr>
          <w:del w:id="1124" w:author="Diaz,Renata M" w:date="2021-08-17T17:08:00Z"/>
          <w:iCs/>
        </w:rPr>
        <w:pPrChange w:id="1125" w:author="Diaz,Renata M" w:date="2021-08-17T19:12:00Z">
          <w:pPr>
            <w:ind w:firstLine="720"/>
          </w:pPr>
        </w:pPrChange>
      </w:pPr>
      <w:del w:id="1126" w:author="Diaz,Renata M" w:date="2021-08-17T17:08:00Z">
        <w:r w:rsidDel="008E2C93">
          <w:rPr>
            <w:i/>
          </w:rPr>
          <w:delText xml:space="preserve">C. baileyi </w:delText>
        </w:r>
        <w:r w:rsidDel="008E2C93">
          <w:rPr>
            <w:iCs/>
          </w:rPr>
          <w:delText xml:space="preserve">stands out as the only </w:delText>
        </w:r>
        <w:r w:rsidR="00CD44E6" w:rsidDel="008E2C93">
          <w:rPr>
            <w:iCs/>
          </w:rPr>
          <w:delText>small granivore</w:delText>
        </w:r>
        <w:r w:rsidDel="008E2C93">
          <w:rPr>
            <w:iCs/>
          </w:rPr>
          <w:delText xml:space="preserve"> </w:delText>
        </w:r>
        <w:r w:rsidR="00274EC6" w:rsidDel="008E2C93">
          <w:rPr>
            <w:iCs/>
          </w:rPr>
          <w:delText xml:space="preserve">in this community </w:delText>
        </w:r>
        <w:r w:rsidR="000076A4" w:rsidDel="008E2C93">
          <w:rPr>
            <w:iCs/>
          </w:rPr>
          <w:delText xml:space="preserve">known </w:delText>
        </w:r>
        <w:r w:rsidR="009637D5" w:rsidDel="008E2C93">
          <w:rPr>
            <w:iCs/>
          </w:rPr>
          <w:delText>to compensate</w:delText>
        </w:r>
        <w:r w:rsidR="00DA289C" w:rsidDel="008E2C93">
          <w:rPr>
            <w:iCs/>
          </w:rPr>
          <w:delText xml:space="preserve"> appreciably</w:delText>
        </w:r>
        <w:r w:rsidDel="008E2C93">
          <w:rPr>
            <w:iCs/>
          </w:rPr>
          <w:delText xml:space="preserve"> for kangaroo rats, and the</w:delText>
        </w:r>
        <w:r w:rsidR="003230B7" w:rsidDel="008E2C93">
          <w:rPr>
            <w:iCs/>
          </w:rPr>
          <w:delText xml:space="preserve"> major</w:delText>
        </w:r>
        <w:r w:rsidDel="008E2C93">
          <w:rPr>
            <w:iCs/>
          </w:rPr>
          <w:delText xml:space="preserve"> species with the most </w:delText>
        </w:r>
        <w:r w:rsidR="007E2627" w:rsidDel="008E2C93">
          <w:rPr>
            <w:iCs/>
          </w:rPr>
          <w:delText>inconsistent</w:delText>
        </w:r>
        <w:r w:rsidDel="008E2C93">
          <w:rPr>
            <w:iCs/>
          </w:rPr>
          <w:delText xml:space="preserve"> history in this system. </w:delText>
        </w:r>
        <w:r w:rsidR="0049289F" w:rsidDel="008E2C93">
          <w:rPr>
            <w:i/>
          </w:rPr>
          <w:delText xml:space="preserve">C. baileyi </w:delText>
        </w:r>
        <w:r w:rsidR="0049289F" w:rsidDel="008E2C93">
          <w:rPr>
            <w:iCs/>
          </w:rPr>
          <w:delText xml:space="preserve">is more similar in body size, and presumably other traits, to kangaroo rats than are the other small granivores, and </w:delText>
        </w:r>
        <w:r w:rsidR="0049289F" w:rsidDel="008E2C93">
          <w:rPr>
            <w:i/>
          </w:rPr>
          <w:delText xml:space="preserve">C. baileyi </w:delText>
        </w:r>
        <w:r w:rsidR="0049289F" w:rsidDel="008E2C93">
          <w:rPr>
            <w:iCs/>
          </w:rPr>
          <w:delText>is strongly affected by competition with kangaroo rats (Thibault et al. 2010</w:delText>
        </w:r>
      </w:del>
      <w:ins w:id="1127" w:author="Renata M. Diaz" w:date="2021-08-15T12:02:00Z">
        <w:del w:id="1128" w:author="Diaz,Renata M" w:date="2021-08-17T17:08:00Z">
          <w:r w:rsidR="00DB600D" w:rsidDel="008E2C93">
            <w:rPr>
              <w:iCs/>
            </w:rPr>
            <w:delText>). L</w:delText>
          </w:r>
        </w:del>
      </w:ins>
      <w:del w:id="1129" w:author="Diaz,Renata M" w:date="2021-08-17T17:08:00Z">
        <w:r w:rsidR="0049289F" w:rsidDel="008E2C93">
          <w:rPr>
            <w:iCs/>
          </w:rPr>
          <w:delText xml:space="preserve">). </w:delText>
        </w:r>
        <w:r w:rsidDel="008E2C93">
          <w:rPr>
            <w:i/>
          </w:rPr>
          <w:delText xml:space="preserve">C. baileyi </w:delText>
        </w:r>
        <w:r w:rsidDel="008E2C93">
          <w:rPr>
            <w:iCs/>
          </w:rPr>
          <w:delText xml:space="preserve">was not </w:delText>
        </w:r>
        <w:r w:rsidR="00D3026E" w:rsidDel="008E2C93">
          <w:rPr>
            <w:iCs/>
          </w:rPr>
          <w:delText>found</w:delText>
        </w:r>
        <w:r w:rsidDel="008E2C93">
          <w:rPr>
            <w:iCs/>
          </w:rPr>
          <w:delText xml:space="preserve"> in this community for at least the two decades from 1977-1996, and </w:delText>
        </w:r>
        <w:r w:rsidR="00081874" w:rsidDel="008E2C93">
          <w:rPr>
            <w:iCs/>
          </w:rPr>
          <w:delText>is the only major species to fail to recover following the community-wide population crash in 2010.</w:delText>
        </w:r>
        <w:r w:rsidR="00E9408A" w:rsidDel="008E2C93">
          <w:rPr>
            <w:iCs/>
          </w:rPr>
          <w:delText xml:space="preserve"> </w:delText>
        </w:r>
        <w:r w:rsidR="00240FA1" w:rsidDel="008E2C93">
          <w:rPr>
            <w:iCs/>
          </w:rPr>
          <w:delText>Limiting similarity may prevent</w:delText>
        </w:r>
        <w:r w:rsidR="0017152C" w:rsidDel="008E2C93">
          <w:rPr>
            <w:iCs/>
          </w:rPr>
          <w:delText xml:space="preserve"> the functionally similar</w:delText>
        </w:r>
        <w:r w:rsidR="00240FA1" w:rsidDel="008E2C93">
          <w:rPr>
            <w:iCs/>
          </w:rPr>
          <w:delText xml:space="preserve"> </w:delText>
        </w:r>
        <w:r w:rsidR="00240FA1" w:rsidDel="008E2C93">
          <w:rPr>
            <w:i/>
            <w:iCs/>
          </w:rPr>
          <w:delText xml:space="preserve">C. baileyi </w:delText>
        </w:r>
        <w:r w:rsidR="00240FA1" w:rsidDel="008E2C93">
          <w:delText>and kangaroo rats from specializing on precisely the same habitats</w:delText>
        </w:r>
      </w:del>
      <w:ins w:id="1130" w:author="Renata M. Diaz" w:date="2021-08-15T12:02:00Z">
        <w:del w:id="1131" w:author="Diaz,Renata M" w:date="2021-08-17T17:08:00Z">
          <w:r w:rsidR="00686EED" w:rsidDel="008E2C93">
            <w:delText xml:space="preserve">; indeed, </w:delText>
          </w:r>
        </w:del>
      </w:ins>
      <w:del w:id="1132" w:author="Diaz,Renata M" w:date="2021-08-17T17:08:00Z">
        <w:r w:rsidR="00AA4A16" w:rsidDel="008E2C93">
          <w:delText xml:space="preserve">, and </w:delText>
        </w:r>
        <w:r w:rsidR="00240FA1" w:rsidDel="008E2C93">
          <w:rPr>
            <w:i/>
            <w:iCs/>
          </w:rPr>
          <w:delText xml:space="preserve">C. baileyi </w:delText>
        </w:r>
        <w:r w:rsidR="00240FA1" w:rsidDel="008E2C93">
          <w:delText xml:space="preserve">may be </w:delText>
        </w:r>
        <w:r w:rsidR="00BB1341" w:rsidDel="008E2C93">
          <w:delText xml:space="preserve">better </w:delText>
        </w:r>
        <w:r w:rsidR="00240FA1" w:rsidDel="008E2C93">
          <w:delText xml:space="preserve">adapted to exploit habitats where kangaroo rats are less </w:delText>
        </w:r>
        <w:r w:rsidR="0014376F" w:rsidDel="008E2C93">
          <w:delText>prevalent</w:delText>
        </w:r>
        <w:r w:rsidR="00240FA1" w:rsidDel="008E2C93">
          <w:rPr>
            <w:iCs/>
          </w:rPr>
          <w:delText>.</w:delText>
        </w:r>
        <w:r w:rsidR="00EE5D59" w:rsidDel="008E2C93">
          <w:rPr>
            <w:iCs/>
          </w:rPr>
          <w:delText xml:space="preserve"> </w:delText>
        </w:r>
        <w:r w:rsidR="00EE5D59" w:rsidDel="008E2C93">
          <w:rPr>
            <w:i/>
          </w:rPr>
          <w:delText>C. baileyi</w:delText>
        </w:r>
        <w:r w:rsidR="00416822" w:rsidDel="008E2C93">
          <w:rPr>
            <w:i/>
          </w:rPr>
          <w:delText xml:space="preserve"> </w:delText>
        </w:r>
        <w:r w:rsidR="00416822" w:rsidDel="008E2C93">
          <w:rPr>
            <w:iCs/>
          </w:rPr>
          <w:delText xml:space="preserve">has been </w:delText>
        </w:r>
        <w:r w:rsidR="004E7742" w:rsidDel="008E2C93">
          <w:rPr>
            <w:iCs/>
          </w:rPr>
          <w:delText>observed</w:delText>
        </w:r>
        <w:r w:rsidR="00416822" w:rsidDel="008E2C93">
          <w:rPr>
            <w:iCs/>
          </w:rPr>
          <w:delText xml:space="preserve"> to</w:delText>
        </w:r>
        <w:r w:rsidR="00380942" w:rsidDel="008E2C93">
          <w:rPr>
            <w:iCs/>
          </w:rPr>
          <w:delText xml:space="preserve"> prefer </w:delText>
        </w:r>
        <w:r w:rsidR="00416822" w:rsidDel="008E2C93">
          <w:rPr>
            <w:iCs/>
          </w:rPr>
          <w:delText>denser, shrubbier microhabitats than kangaroo rats, and to trade off in dominance with kangaroo rats across adjacent habitats</w:delText>
        </w:r>
        <w:r w:rsidR="00380942" w:rsidDel="008E2C93">
          <w:rPr>
            <w:iCs/>
          </w:rPr>
          <w:delText xml:space="preserve"> (</w:delText>
        </w:r>
        <w:r w:rsidR="000F5B99" w:rsidDel="008E2C93">
          <w:rPr>
            <w:iCs/>
          </w:rPr>
          <w:delText>Rosenzweig and Winakur 1969; Price 1978</w:delText>
        </w:r>
        <w:r w:rsidR="00416822" w:rsidDel="008E2C93">
          <w:rPr>
            <w:iCs/>
          </w:rPr>
          <w:delText>; Ernest and Brown 2001</w:delText>
        </w:r>
        <w:r w:rsidR="0096311C" w:rsidDel="008E2C93">
          <w:rPr>
            <w:iCs/>
          </w:rPr>
          <w:delText xml:space="preserve">). </w:delText>
        </w:r>
        <w:r w:rsidR="00542E19" w:rsidDel="008E2C93">
          <w:rPr>
            <w:iCs/>
          </w:rPr>
          <w:delText xml:space="preserve">If </w:delText>
        </w:r>
        <w:r w:rsidR="00542E19" w:rsidDel="008E2C93">
          <w:rPr>
            <w:i/>
          </w:rPr>
          <w:delText xml:space="preserve">C. baileyi </w:delText>
        </w:r>
        <w:r w:rsidR="00542E19" w:rsidDel="008E2C93">
          <w:rPr>
            <w:iCs/>
          </w:rPr>
          <w:delText xml:space="preserve">is </w:delText>
        </w:r>
        <w:r w:rsidR="00947A01" w:rsidDel="008E2C93">
          <w:rPr>
            <w:iCs/>
          </w:rPr>
          <w:delText>not</w:delText>
        </w:r>
        <w:r w:rsidR="00542E19" w:rsidDel="008E2C93">
          <w:rPr>
            <w:iCs/>
          </w:rPr>
          <w:delText xml:space="preserve"> </w:delText>
        </w:r>
        <w:r w:rsidR="00354B83" w:rsidDel="008E2C93">
          <w:rPr>
            <w:iCs/>
          </w:rPr>
          <w:delText>specialized</w:delText>
        </w:r>
        <w:r w:rsidR="00542E19" w:rsidDel="008E2C93">
          <w:rPr>
            <w:iCs/>
          </w:rPr>
          <w:delText xml:space="preserve"> to </w:delText>
        </w:r>
        <w:r w:rsidR="004E7742" w:rsidDel="008E2C93">
          <w:rPr>
            <w:iCs/>
          </w:rPr>
          <w:delText>endure the full</w:delText>
        </w:r>
        <w:r w:rsidR="00542E19" w:rsidDel="008E2C93">
          <w:rPr>
            <w:iCs/>
          </w:rPr>
          <w:delText xml:space="preserve"> range of conditions that occur at Portal</w:delText>
        </w:r>
        <w:r w:rsidR="00A2040E" w:rsidDel="008E2C93">
          <w:rPr>
            <w:iCs/>
          </w:rPr>
          <w:delText xml:space="preserve"> – </w:delText>
        </w:r>
        <w:r w:rsidR="00CC1E79" w:rsidDel="008E2C93">
          <w:rPr>
            <w:iCs/>
          </w:rPr>
          <w:delText>unlike kangaroo rats, and other species of small granivore found at the site</w:delText>
        </w:r>
        <w:r w:rsidR="00A2040E" w:rsidDel="008E2C93">
          <w:rPr>
            <w:iCs/>
          </w:rPr>
          <w:delText xml:space="preserve"> –</w:delText>
        </w:r>
        <w:r w:rsidR="00947A01" w:rsidDel="008E2C93">
          <w:rPr>
            <w:iCs/>
          </w:rPr>
          <w:delText xml:space="preserve"> </w:delText>
        </w:r>
        <w:r w:rsidR="00A2040E" w:rsidDel="008E2C93">
          <w:rPr>
            <w:iCs/>
          </w:rPr>
          <w:delText>i</w:delText>
        </w:r>
        <w:r w:rsidR="00555656" w:rsidDel="008E2C93">
          <w:rPr>
            <w:iCs/>
          </w:rPr>
          <w:delText xml:space="preserve">ts </w:delText>
        </w:r>
        <w:r w:rsidR="00A255A6" w:rsidDel="008E2C93">
          <w:rPr>
            <w:iCs/>
          </w:rPr>
          <w:delText>dominance</w:delText>
        </w:r>
        <w:r w:rsidR="00555656" w:rsidDel="008E2C93">
          <w:rPr>
            <w:iCs/>
          </w:rPr>
          <w:delText xml:space="preserve"> in the system could be </w:delText>
        </w:r>
        <w:r w:rsidR="00727CC3" w:rsidDel="008E2C93">
          <w:rPr>
            <w:iCs/>
          </w:rPr>
          <w:delText>intermittent and dependent on</w:delText>
        </w:r>
        <w:r w:rsidR="00555656" w:rsidDel="008E2C93">
          <w:rPr>
            <w:iCs/>
          </w:rPr>
          <w:delText xml:space="preserve"> windows of opportunity when </w:delText>
        </w:r>
        <w:r w:rsidR="008A7FBD" w:rsidDel="008E2C93">
          <w:rPr>
            <w:iCs/>
          </w:rPr>
          <w:delText>local conditions</w:delText>
        </w:r>
        <w:r w:rsidR="00555656" w:rsidDel="008E2C93">
          <w:rPr>
            <w:iCs/>
          </w:rPr>
          <w:delText xml:space="preserve"> temporarily align with its requirements.</w:delText>
        </w:r>
      </w:del>
    </w:p>
    <w:p w14:paraId="53F8F7DB" w14:textId="43AC414E" w:rsidR="00875A47" w:rsidRPr="00555656" w:rsidDel="008E2C93" w:rsidRDefault="00AB6F3F">
      <w:pPr>
        <w:rPr>
          <w:del w:id="1133" w:author="Diaz,Renata M" w:date="2021-08-17T17:08:00Z"/>
          <w:i/>
          <w:iCs/>
        </w:rPr>
        <w:pPrChange w:id="1134" w:author="Diaz,Renata M" w:date="2021-08-17T19:12:00Z">
          <w:pPr>
            <w:ind w:firstLine="720"/>
          </w:pPr>
        </w:pPrChange>
      </w:pPr>
      <w:del w:id="1135" w:author="Diaz,Renata M" w:date="2021-08-17T17:08:00Z">
        <w:r w:rsidRPr="0090359B" w:rsidDel="008E2C93">
          <w:rPr>
            <w:iCs/>
          </w:rPr>
          <w:delText>Regardless</w:delText>
        </w:r>
        <w:r w:rsidDel="008E2C93">
          <w:rPr>
            <w:iCs/>
          </w:rPr>
          <w:delText xml:space="preserve"> of the specific drivers of </w:delText>
        </w:r>
        <w:r w:rsidDel="008E2C93">
          <w:rPr>
            <w:i/>
          </w:rPr>
          <w:delText>C. baileyi</w:delText>
        </w:r>
        <w:r w:rsidDel="008E2C93">
          <w:rPr>
            <w:iCs/>
          </w:rPr>
          <w:delText>’s decline at</w:delText>
        </w:r>
        <w:r w:rsidR="00CD6FA1" w:rsidDel="008E2C93">
          <w:rPr>
            <w:iCs/>
          </w:rPr>
          <w:delText xml:space="preserve"> Portal</w:delText>
        </w:r>
        <w:r w:rsidDel="008E2C93">
          <w:rPr>
            <w:iCs/>
          </w:rPr>
          <w:delText xml:space="preserve">, the fact that </w:delText>
        </w:r>
        <w:r w:rsidDel="008E2C93">
          <w:rPr>
            <w:i/>
          </w:rPr>
          <w:delText xml:space="preserve">C. baileyi </w:delText>
        </w:r>
        <w:r w:rsidDel="008E2C93">
          <w:rPr>
            <w:iCs/>
          </w:rPr>
          <w:delText xml:space="preserve">no longer </w:delText>
        </w:r>
        <w:r w:rsidR="002A1147" w:rsidDel="008E2C93">
          <w:rPr>
            <w:iCs/>
          </w:rPr>
          <w:delText xml:space="preserve">compensates </w:delText>
        </w:r>
        <w:r w:rsidDel="008E2C93">
          <w:rPr>
            <w:iCs/>
          </w:rPr>
          <w:delText xml:space="preserve">for kangaroo rats demonstrates that energetic compensation is a </w:delText>
        </w:r>
        <w:r w:rsidR="00555656" w:rsidDel="008E2C93">
          <w:rPr>
            <w:iCs/>
          </w:rPr>
          <w:delText>dynamic</w:delText>
        </w:r>
        <w:r w:rsidDel="008E2C93">
          <w:rPr>
            <w:iCs/>
          </w:rPr>
          <w:delText xml:space="preserve">, </w:delText>
        </w:r>
        <w:r w:rsidR="00555656" w:rsidDel="008E2C93">
          <w:rPr>
            <w:iCs/>
          </w:rPr>
          <w:delText>context-dependent</w:delText>
        </w:r>
        <w:r w:rsidDel="008E2C93">
          <w:rPr>
            <w:iCs/>
          </w:rPr>
          <w:delText xml:space="preserve"> phenomenon even within the same set of species. </w:delText>
        </w:r>
        <w:r w:rsidR="00555656" w:rsidDel="008E2C93">
          <w:rPr>
            <w:iCs/>
          </w:rPr>
          <w:delText>This</w:delText>
        </w:r>
        <w:r w:rsidR="003812F9" w:rsidDel="008E2C93">
          <w:rPr>
            <w:iCs/>
          </w:rPr>
          <w:delText xml:space="preserve"> </w:delText>
        </w:r>
        <w:r w:rsidR="001D392B" w:rsidDel="008E2C93">
          <w:rPr>
            <w:iCs/>
          </w:rPr>
          <w:delText xml:space="preserve">highlights the </w:delText>
        </w:r>
        <w:r w:rsidR="00020B99" w:rsidDel="008E2C93">
          <w:rPr>
            <w:iCs/>
          </w:rPr>
          <w:delText xml:space="preserve">importance of a metacommunity perspective on energetic compensation, and particularly the </w:delText>
        </w:r>
        <w:r w:rsidR="009D2D02" w:rsidDel="008E2C93">
          <w:rPr>
            <w:iCs/>
          </w:rPr>
          <w:delText>interrelated</w:delText>
        </w:r>
        <w:r w:rsidR="001D392B" w:rsidDel="008E2C93">
          <w:rPr>
            <w:iCs/>
          </w:rPr>
          <w:delText xml:space="preserve"> constraints of dispersal limitation</w:delText>
        </w:r>
        <w:r w:rsidR="007C2034" w:rsidDel="008E2C93">
          <w:rPr>
            <w:iCs/>
          </w:rPr>
          <w:delText xml:space="preserve">, </w:delText>
        </w:r>
        <w:r w:rsidR="001D392B" w:rsidDel="008E2C93">
          <w:rPr>
            <w:iCs/>
          </w:rPr>
          <w:delText xml:space="preserve">niche </w:delText>
        </w:r>
        <w:r w:rsidR="00A46F67" w:rsidDel="008E2C93">
          <w:rPr>
            <w:iCs/>
          </w:rPr>
          <w:delText>tracking</w:delText>
        </w:r>
        <w:r w:rsidR="007C2034" w:rsidDel="008E2C93">
          <w:rPr>
            <w:iCs/>
          </w:rPr>
          <w:delText>, and regional species pools</w:delText>
        </w:r>
        <w:r w:rsidR="0095135F" w:rsidDel="008E2C93">
          <w:rPr>
            <w:iCs/>
          </w:rPr>
          <w:delText xml:space="preserve"> (</w:delText>
        </w:r>
        <w:r w:rsidR="00816763" w:rsidDel="008E2C93">
          <w:rPr>
            <w:iCs/>
          </w:rPr>
          <w:delText>Leibold et al. 2017</w:delText>
        </w:r>
        <w:r w:rsidR="0095135F" w:rsidDel="008E2C93">
          <w:rPr>
            <w:iCs/>
          </w:rPr>
          <w:delText>)</w:delText>
        </w:r>
        <w:r w:rsidR="001D392B" w:rsidDel="008E2C93">
          <w:rPr>
            <w:iCs/>
          </w:rPr>
          <w:delText>.</w:delText>
        </w:r>
        <w:r w:rsidR="00402F50" w:rsidDel="008E2C93">
          <w:rPr>
            <w:iCs/>
          </w:rPr>
          <w:delText xml:space="preserve"> </w:delText>
        </w:r>
        <w:r w:rsidR="005133F9" w:rsidDel="008E2C93">
          <w:rPr>
            <w:iCs/>
          </w:rPr>
          <w:delText xml:space="preserve">Dispersal limitation was the most apparent barrier to energetic compensation from 1977-1996, </w:delText>
        </w:r>
        <w:r w:rsidR="00402F50" w:rsidDel="008E2C93">
          <w:rPr>
            <w:iCs/>
          </w:rPr>
          <w:delText>when</w:delText>
        </w:r>
        <w:r w:rsidR="00DB6BC4" w:rsidDel="008E2C93">
          <w:rPr>
            <w:i/>
          </w:rPr>
          <w:delText xml:space="preserve"> C. baileyi </w:delText>
        </w:r>
        <w:r w:rsidR="00DB6BC4" w:rsidDel="008E2C93">
          <w:rPr>
            <w:iCs/>
          </w:rPr>
          <w:delText>was not yet present in the system</w:delText>
        </w:r>
        <w:r w:rsidR="001D392B" w:rsidDel="008E2C93">
          <w:rPr>
            <w:iCs/>
          </w:rPr>
          <w:delText>.</w:delText>
        </w:r>
        <w:r w:rsidR="00FE6929" w:rsidDel="008E2C93">
          <w:rPr>
            <w:iCs/>
          </w:rPr>
          <w:delText xml:space="preserve"> </w:delText>
        </w:r>
        <w:r w:rsidR="00676933" w:rsidDel="008E2C93">
          <w:rPr>
            <w:iCs/>
          </w:rPr>
          <w:delText xml:space="preserve">Since 2010, </w:delText>
        </w:r>
      </w:del>
      <w:moveToRangeStart w:id="1136" w:author="Renata M. Diaz" w:date="2021-08-15T12:04:00Z" w:name="move79921491"/>
      <w:moveTo w:id="1137" w:author="Renata M. Diaz" w:date="2021-08-15T12:04:00Z">
        <w:del w:id="1138" w:author="Diaz,Renata M" w:date="2021-08-17T17:08:00Z">
          <w:r w:rsidR="003B45DF" w:rsidDel="008E2C93">
            <w:rPr>
              <w:iCs/>
            </w:rPr>
            <w:delText xml:space="preserve">niche tracking has come to the forefront as a constraint on compensation, as </w:delText>
          </w:r>
          <w:r w:rsidR="003B45DF" w:rsidDel="008E2C93">
            <w:rPr>
              <w:i/>
              <w:iCs/>
            </w:rPr>
            <w:delText>C. baileyi</w:delText>
          </w:r>
          <w:r w:rsidR="003B45DF" w:rsidDel="008E2C93">
            <w:delText xml:space="preserve"> remains part of the assemblage but fails to compensate for kangaroo rats under current conditions. Theoretically, another species similar to </w:delText>
          </w:r>
          <w:r w:rsidR="003B45DF" w:rsidDel="008E2C93">
            <w:rPr>
              <w:i/>
              <w:iCs/>
            </w:rPr>
            <w:delText>C. baileyi</w:delText>
          </w:r>
          <w:r w:rsidR="003B45DF" w:rsidDel="008E2C93">
            <w:delText xml:space="preserve">, but better equipped for Portal’s current state, could join the community and reinstate compensation – although it is not clear if such a species exists, or how long it might take for it to disperse to the site. </w:delText>
          </w:r>
        </w:del>
      </w:moveTo>
      <w:moveFromRangeStart w:id="1139" w:author="Renata M. Diaz" w:date="2021-08-15T12:04:00Z" w:name="move79921491"/>
      <w:moveToRangeEnd w:id="1136"/>
      <w:moveFrom w:id="1140" w:author="Renata M. Diaz" w:date="2021-08-15T12:04:00Z">
        <w:del w:id="1141" w:author="Diaz,Renata M" w:date="2021-08-17T17:08:00Z">
          <w:r w:rsidR="00676933" w:rsidDel="008E2C93">
            <w:rPr>
              <w:iCs/>
            </w:rPr>
            <w:delText>niche tracking has come to the forefront as a constraint on compensation</w:delText>
          </w:r>
          <w:r w:rsidR="00F743B4" w:rsidDel="008E2C93">
            <w:rPr>
              <w:iCs/>
            </w:rPr>
            <w:delText xml:space="preserve">, as </w:delText>
          </w:r>
          <w:r w:rsidR="00FE6929" w:rsidDel="008E2C93">
            <w:rPr>
              <w:i/>
              <w:iCs/>
            </w:rPr>
            <w:delText>C. baileyi</w:delText>
          </w:r>
          <w:r w:rsidR="00FE6929" w:rsidDel="008E2C93">
            <w:delText xml:space="preserve"> remains </w:delText>
          </w:r>
          <w:r w:rsidR="003504C4" w:rsidDel="008E2C93">
            <w:delText>part of</w:delText>
          </w:r>
          <w:r w:rsidR="00FE6929" w:rsidDel="008E2C93">
            <w:delText xml:space="preserve"> the assemblage but</w:delText>
          </w:r>
          <w:r w:rsidR="00945B7D" w:rsidDel="008E2C93">
            <w:delText xml:space="preserve"> fails</w:delText>
          </w:r>
          <w:r w:rsidR="00C23831" w:rsidDel="008E2C93">
            <w:delText xml:space="preserve"> to</w:delText>
          </w:r>
          <w:r w:rsidR="00FE6929" w:rsidDel="008E2C93">
            <w:delText xml:space="preserve"> compensate for kangaroo rats under </w:delText>
          </w:r>
          <w:r w:rsidR="00620D99" w:rsidDel="008E2C93">
            <w:delText>current</w:delText>
          </w:r>
          <w:r w:rsidR="00FE6929" w:rsidDel="008E2C93">
            <w:delText xml:space="preserve"> conditions. </w:delText>
          </w:r>
          <w:r w:rsidR="00E72B50" w:rsidDel="008E2C93">
            <w:delText xml:space="preserve">Theoretically, </w:delText>
          </w:r>
          <w:r w:rsidR="00897723" w:rsidDel="008E2C93">
            <w:delText xml:space="preserve">another </w:delText>
          </w:r>
          <w:r w:rsidR="00E72B50" w:rsidDel="008E2C93">
            <w:delText>species</w:delText>
          </w:r>
          <w:r w:rsidR="00945B7D" w:rsidDel="008E2C93">
            <w:delText xml:space="preserve"> similar to </w:delText>
          </w:r>
          <w:r w:rsidR="00945B7D" w:rsidDel="008E2C93">
            <w:rPr>
              <w:i/>
              <w:iCs/>
            </w:rPr>
            <w:delText>C. baileyi</w:delText>
          </w:r>
          <w:r w:rsidR="00945B7D" w:rsidDel="008E2C93">
            <w:delText xml:space="preserve">, but better </w:delText>
          </w:r>
          <w:r w:rsidR="00C04042" w:rsidDel="008E2C93">
            <w:delText>equipped for</w:delText>
          </w:r>
          <w:r w:rsidR="00945B7D" w:rsidDel="008E2C93">
            <w:delText xml:space="preserve"> </w:delText>
          </w:r>
          <w:r w:rsidR="003F43DF" w:rsidDel="008E2C93">
            <w:delText>Portal’s current state</w:delText>
          </w:r>
          <w:r w:rsidR="00945B7D" w:rsidDel="008E2C93">
            <w:delText>,</w:delText>
          </w:r>
          <w:r w:rsidR="00E72B50" w:rsidDel="008E2C93">
            <w:delText xml:space="preserve"> could join the community and reinstate compensation – although it is not clear if such a species exists, or </w:delText>
          </w:r>
          <w:r w:rsidR="00A93961" w:rsidDel="008E2C93">
            <w:delText>how long it might take for it to disperse to the site.</w:delText>
          </w:r>
          <w:r w:rsidR="00F0789D" w:rsidDel="008E2C93">
            <w:delText xml:space="preserve"> </w:delText>
          </w:r>
        </w:del>
      </w:moveFrom>
      <w:moveFromRangeEnd w:id="1139"/>
      <w:del w:id="1142" w:author="Diaz,Renata M" w:date="2021-08-17T17:08:00Z">
        <w:r w:rsidR="00B41649" w:rsidDel="008E2C93">
          <w:delText>In general, f</w:delText>
        </w:r>
        <w:r w:rsidR="00FE6929" w:rsidDel="008E2C93">
          <w:delText xml:space="preserve">or energetic compensation to be maintained long-term, dispersal must be sufficiently </w:delText>
        </w:r>
        <w:r w:rsidR="00427E92" w:rsidDel="008E2C93">
          <w:delText>high</w:delText>
        </w:r>
        <w:r w:rsidR="00FE6929" w:rsidDel="008E2C93">
          <w:delText>, and the regional species pool sufficiently large and diverse, to supply</w:delText>
        </w:r>
        <w:r w:rsidR="0077246E" w:rsidDel="008E2C93">
          <w:delText xml:space="preserve"> functionally similar </w:delText>
        </w:r>
        <w:r w:rsidR="00501FF4" w:rsidDel="008E2C93">
          <w:delText>species whose traits track local conditions as they shift over time</w:delText>
        </w:r>
        <w:r w:rsidR="00040C8C" w:rsidDel="008E2C93">
          <w:delText xml:space="preserve"> (</w:delText>
        </w:r>
        <w:r w:rsidR="004B1392" w:rsidDel="008E2C93">
          <w:delText>Kelt 2015; Leibold et al. 2017</w:delText>
        </w:r>
        <w:r w:rsidR="00040C8C" w:rsidDel="008E2C93">
          <w:delText>)</w:delText>
        </w:r>
        <w:r w:rsidR="00501FF4" w:rsidDel="008E2C93">
          <w:delText xml:space="preserve">. </w:delText>
        </w:r>
        <w:r w:rsidR="006E21C1" w:rsidDel="008E2C93">
          <w:delText>If</w:delText>
        </w:r>
        <w:r w:rsidR="001D7A35" w:rsidDel="008E2C93">
          <w:delText xml:space="preserve"> limiting similarity discourages functionally similar species from coexisting within the same assemblage, or from specializing on precisely the same habitats, sustained energetic compensation may depend </w:delText>
        </w:r>
        <w:r w:rsidR="00F0719F" w:rsidDel="008E2C93">
          <w:delText xml:space="preserve">even more </w:delText>
        </w:r>
        <w:r w:rsidR="001D7A35" w:rsidDel="008E2C93">
          <w:delText xml:space="preserve">strongly on repeated colonization events from many different species from a large regional species pool. </w:delText>
        </w:r>
        <w:r w:rsidR="0096797B" w:rsidDel="008E2C93">
          <w:delText>Particularly as ecosystems globally move into novel climatic spaces and experience accelerating rates of species loss and turnover (</w:delText>
        </w:r>
        <w:r w:rsidR="009E3AFD" w:rsidDel="008E2C93">
          <w:delText>Williams and Jackson 2007; Dornelas et al. 2014</w:delText>
        </w:r>
        <w:r w:rsidR="0096797B" w:rsidDel="008E2C93">
          <w:delText xml:space="preserve">), </w:delText>
        </w:r>
        <w:r w:rsidR="00F43CF4" w:rsidDel="008E2C93">
          <w:delText xml:space="preserve">maintenance of </w:delText>
        </w:r>
        <w:r w:rsidR="0096797B" w:rsidDel="008E2C93">
          <w:delText>assemblage-level function may be highly contingent on</w:delText>
        </w:r>
        <w:r w:rsidR="005B39F9" w:rsidDel="008E2C93">
          <w:delText xml:space="preserve"> whether these metacommunity processes keep pace with environmental change</w:delText>
        </w:r>
        <w:r w:rsidR="0096797B" w:rsidDel="008E2C93">
          <w:delText xml:space="preserve">. </w:delText>
        </w:r>
      </w:del>
    </w:p>
    <w:p w14:paraId="2470463D" w14:textId="235987E5" w:rsidR="003812F9" w:rsidRPr="00501FF4" w:rsidDel="008E2C93" w:rsidRDefault="00AA27D6">
      <w:pPr>
        <w:rPr>
          <w:del w:id="1143" w:author="Diaz,Renata M" w:date="2021-08-17T17:08:00Z"/>
        </w:rPr>
        <w:pPrChange w:id="1144" w:author="Diaz,Renata M" w:date="2021-08-17T19:12:00Z">
          <w:pPr>
            <w:ind w:firstLine="720"/>
          </w:pPr>
        </w:pPrChange>
      </w:pPr>
      <w:del w:id="1145" w:author="Diaz,Renata M" w:date="2021-08-17T17:08:00Z">
        <w:r w:rsidDel="008E2C93">
          <w:delText xml:space="preserve">The decadal-scale fluctuations in energetic compensation observed at Portal also </w:delText>
        </w:r>
        <w:r w:rsidR="00441460" w:rsidDel="008E2C93">
          <w:delText>illustrate</w:delText>
        </w:r>
        <w:r w:rsidDel="008E2C93">
          <w:delText xml:space="preserve"> nuances in how</w:delText>
        </w:r>
        <w:r w:rsidR="00C106F2" w:rsidDel="008E2C93">
          <w:delText xml:space="preserve"> </w:delText>
        </w:r>
        <w:r w:rsidDel="008E2C93">
          <w:delText>zero-sum dynamics manifest in natural assemblages</w:delText>
        </w:r>
        <w:r w:rsidR="00451AEF" w:rsidDel="008E2C93">
          <w:delText>.</w:delText>
        </w:r>
        <w:r w:rsidR="00544A24" w:rsidDel="008E2C93">
          <w:delText xml:space="preserve"> </w:delText>
        </w:r>
        <w:r w:rsidDel="008E2C93">
          <w:delText xml:space="preserve">Portal does not </w:delText>
        </w:r>
        <w:r w:rsidR="006171B5" w:rsidDel="008E2C93">
          <w:delText>exhibit</w:delText>
        </w:r>
        <w:r w:rsidDel="008E2C93">
          <w:delText xml:space="preserve"> a</w:delText>
        </w:r>
        <w:r w:rsidR="00232015" w:rsidDel="008E2C93">
          <w:delText xml:space="preserve"> constant, unrelenting </w:delText>
        </w:r>
        <w:r w:rsidR="00544A24" w:rsidDel="008E2C93">
          <w:delText xml:space="preserve">zero-sum </w:delText>
        </w:r>
        <w:r w:rsidR="006E6DA2" w:rsidDel="008E2C93">
          <w:delText xml:space="preserve">constraint </w:delText>
        </w:r>
        <w:r w:rsidR="00544A24" w:rsidDel="008E2C93">
          <w:delText>of the type sometimes associated with compensatory dynamics</w:delText>
        </w:r>
        <w:r w:rsidR="002853F3" w:rsidDel="008E2C93">
          <w:delText>, and compensation like that observed at Portal may not be apparent from short-term fluctuations in species’ abundances</w:delText>
        </w:r>
        <w:r w:rsidR="00A574B1" w:rsidDel="008E2C93">
          <w:delText xml:space="preserve"> (Hubbell</w:delText>
        </w:r>
        <w:r w:rsidR="0069517A" w:rsidDel="008E2C93">
          <w:delText xml:space="preserve"> 2001</w:delText>
        </w:r>
        <w:r w:rsidR="00A574B1" w:rsidDel="008E2C93">
          <w:delText>, Houlahan</w:delText>
        </w:r>
        <w:r w:rsidR="0069517A" w:rsidDel="008E2C93">
          <w:delText xml:space="preserve"> et al. 2007</w:delText>
        </w:r>
        <w:r w:rsidR="00756D75" w:rsidDel="008E2C93">
          <w:delText>, Vasseur and Gaedke 2007</w:delText>
        </w:r>
        <w:r w:rsidDel="008E2C93">
          <w:delText>)</w:delText>
        </w:r>
        <w:r w:rsidR="00873F6B" w:rsidDel="008E2C93">
          <w:delText xml:space="preserve">. Rather, there are long periods of time when there are unused resources available in the system, </w:delText>
        </w:r>
        <w:r w:rsidR="00EF0E9A" w:rsidDel="008E2C93">
          <w:delText xml:space="preserve">ending when </w:delText>
        </w:r>
        <w:r w:rsidR="008F3CDE" w:rsidDel="008E2C93">
          <w:delText>species eventually join the system and absorb those resources</w:delText>
        </w:r>
        <w:r w:rsidR="00EF0E9A" w:rsidDel="008E2C93">
          <w:delText>. These dynamics are more c</w:delText>
        </w:r>
        <w:r w:rsidR="006D2CE8" w:rsidDel="008E2C93">
          <w:delText xml:space="preserve">onsistent with a zero-sum constraint </w:delText>
        </w:r>
        <w:r w:rsidR="00102B69" w:rsidDel="008E2C93">
          <w:delText>at a metacommunity or</w:delText>
        </w:r>
        <w:r w:rsidR="006F2348" w:rsidDel="008E2C93">
          <w:delText xml:space="preserve"> </w:delText>
        </w:r>
        <w:r w:rsidR="00D8259F" w:rsidDel="008E2C93">
          <w:delText xml:space="preserve">even </w:delText>
        </w:r>
        <w:r w:rsidR="00102B69" w:rsidDel="008E2C93">
          <w:delText xml:space="preserve">macroevolutionary </w:delText>
        </w:r>
        <w:r w:rsidR="00400F90" w:rsidDel="008E2C93">
          <w:delText>level</w:delText>
        </w:r>
        <w:r w:rsidR="00102B69" w:rsidDel="008E2C93">
          <w:delText xml:space="preserve"> (Van Valen 1973</w:delText>
        </w:r>
        <w:r w:rsidR="002829C1" w:rsidDel="008E2C93">
          <w:delText>, Leibold et al. 2017</w:delText>
        </w:r>
        <w:r w:rsidR="00EA3EE8" w:rsidDel="008E2C93">
          <w:delText xml:space="preserve">), in which compensation occurs as species </w:delText>
        </w:r>
        <w:r w:rsidR="009731F4" w:rsidDel="008E2C93">
          <w:delText>disperse or e</w:delText>
        </w:r>
        <w:r w:rsidR="00EA3EE8" w:rsidDel="008E2C93">
          <w:delText>volve to exploit pockets of unused resources.</w:delText>
        </w:r>
        <w:r w:rsidR="00917EB7" w:rsidDel="008E2C93">
          <w:delText xml:space="preserve"> Compensatory dynamics of this type are difficult to detect from purely observational, or </w:delText>
        </w:r>
        <w:r w:rsidR="00133E16" w:rsidDel="008E2C93">
          <w:delText xml:space="preserve">even </w:delText>
        </w:r>
        <w:r w:rsidR="00917EB7" w:rsidDel="008E2C93">
          <w:delText>short-term</w:delText>
        </w:r>
        <w:r w:rsidR="00133E16" w:rsidDel="008E2C93">
          <w:delText xml:space="preserve"> experimental</w:delText>
        </w:r>
        <w:r w:rsidR="00917EB7" w:rsidDel="008E2C93">
          <w:delText>, data</w:delText>
        </w:r>
        <w:r w:rsidR="00045880" w:rsidDel="008E2C93">
          <w:delText xml:space="preserve"> (Houlahan et al 2007)</w:delText>
        </w:r>
        <w:r w:rsidR="00917EB7" w:rsidDel="008E2C93">
          <w:delText xml:space="preserve">. </w:delText>
        </w:r>
        <w:r w:rsidR="003D52E3" w:rsidDel="008E2C93">
          <w:delText>I</w:delText>
        </w:r>
        <w:r w:rsidR="00F26A91" w:rsidDel="008E2C93">
          <w:delText>n a</w:delText>
        </w:r>
        <w:r w:rsidR="00772A54" w:rsidDel="008E2C93">
          <w:delText xml:space="preserve"> </w:delText>
        </w:r>
        <w:r w:rsidR="00F26A91" w:rsidDel="008E2C93">
          <w:delText xml:space="preserve">rapidly changing world, long-term manipulative studies, </w:delText>
        </w:r>
        <w:r w:rsidR="00143462" w:rsidDel="008E2C93">
          <w:delText>including</w:delText>
        </w:r>
        <w:r w:rsidR="00F26A91" w:rsidDel="008E2C93">
          <w:delText xml:space="preserve"> the Portal Project, continue to provide unique insights into</w:delText>
        </w:r>
        <w:r w:rsidR="00D23151" w:rsidDel="008E2C93">
          <w:delText xml:space="preserve"> the pathways by which</w:delText>
        </w:r>
        <w:r w:rsidR="0029157F" w:rsidDel="008E2C93">
          <w:delText xml:space="preserve"> </w:delText>
        </w:r>
        <w:r w:rsidR="008B45FC" w:rsidDel="008E2C93">
          <w:delText>ecological dynamics</w:delText>
        </w:r>
        <w:r w:rsidR="006E741E" w:rsidDel="008E2C93">
          <w:delText xml:space="preserve"> can</w:delText>
        </w:r>
        <w:r w:rsidR="008B45FC" w:rsidDel="008E2C93">
          <w:delText xml:space="preserve"> buffer </w:delText>
        </w:r>
        <w:r w:rsidR="0029157F" w:rsidDel="008E2C93">
          <w:delText>assemblage-level properties against</w:delText>
        </w:r>
        <w:r w:rsidR="006E741E" w:rsidDel="008E2C93">
          <w:delText xml:space="preserve"> changes across levels of organization</w:delText>
        </w:r>
        <w:r w:rsidR="0029157F" w:rsidDel="008E2C93">
          <w:delText xml:space="preserve">. </w:delText>
        </w:r>
        <w:r w:rsidR="00F26A91" w:rsidDel="008E2C93">
          <w:delText xml:space="preserve"> </w:delText>
        </w:r>
        <w:r w:rsidR="0082013C" w:rsidDel="008E2C93">
          <w:delText xml:space="preserve"> </w:delText>
        </w:r>
      </w:del>
    </w:p>
    <w:p w14:paraId="2BECE6C3" w14:textId="66BDEE1C" w:rsidR="001B1354" w:rsidRPr="008110ED" w:rsidRDefault="001B1354">
      <w:pPr>
        <w:pStyle w:val="Heading1"/>
        <w:rPr>
          <w:rPrChange w:id="1146" w:author="Diaz,Renata M" w:date="2021-08-17T19:14:00Z">
            <w:rPr>
              <w:b w:val="0"/>
              <w:bCs w:val="0"/>
            </w:rPr>
          </w:rPrChange>
        </w:rPr>
      </w:pPr>
      <w:r w:rsidRPr="008110ED">
        <w:t>Acknowledgements</w:t>
      </w:r>
    </w:p>
    <w:p w14:paraId="2B6C3AB4" w14:textId="57FE66EB"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ins w:id="1147" w:author="Renata M. Diaz" w:date="2021-08-18T16:54:00Z">
        <w:r w:rsidR="00A32471" w:rsidRPr="00A32471">
          <w:t>by the National Science Foundation Graduate Research Fellowship under Grant No. DGE-1315138 and DGE-1842473</w:t>
        </w:r>
        <w:r w:rsidR="00A32471">
          <w:t>.</w:t>
        </w:r>
        <w:r w:rsidR="009D76CE">
          <w:t xml:space="preserve"> SKME [].</w:t>
        </w:r>
      </w:ins>
      <w:del w:id="1148" w:author="Renata M. Diaz" w:date="2021-08-18T16:54:00Z">
        <w:r w:rsidR="001B1354" w:rsidDel="00A32471">
          <w:delText xml:space="preserve">by NSF grants No. []. SKME </w:delText>
        </w:r>
        <w:r w:rsidR="009C1165" w:rsidDel="00A32471">
          <w:delText xml:space="preserve"> [].</w:delText>
        </w:r>
      </w:del>
    </w:p>
    <w:p w14:paraId="445B5704" w14:textId="49D50504" w:rsidR="0041573D" w:rsidDel="00214521" w:rsidRDefault="00914D72">
      <w:pPr>
        <w:pStyle w:val="Heading1"/>
        <w:rPr>
          <w:del w:id="1149" w:author="Renata M. Diaz" w:date="2021-08-18T16:46:00Z"/>
        </w:rPr>
      </w:pPr>
      <w:r>
        <w:lastRenderedPageBreak/>
        <w:t>Literature cited</w:t>
      </w:r>
    </w:p>
    <w:p w14:paraId="7EFB3EDE" w14:textId="0C2E57ED" w:rsidR="008D39B7" w:rsidRPr="008D39B7" w:rsidRDefault="008D39B7">
      <w:pPr>
        <w:pStyle w:val="Heading1"/>
        <w:rPr>
          <w:rStyle w:val="SubtleReference"/>
          <w:rFonts w:eastAsiaTheme="minorHAnsi"/>
        </w:rPr>
        <w:pPrChange w:id="1150" w:author="Renata M. Diaz" w:date="2021-08-18T16:46:00Z">
          <w:pPr>
            <w:ind w:left="630" w:hanging="630"/>
          </w:pPr>
        </w:pPrChange>
      </w:pPr>
      <w:del w:id="1151" w:author="Renata M. Diaz" w:date="2021-08-18T16:46:00Z">
        <w:r w:rsidRPr="008D39B7" w:rsidDel="00214521">
          <w:rPr>
            <w:rStyle w:val="SubtleReference"/>
            <w:rFonts w:eastAsiaTheme="minorHAnsi"/>
          </w:rPr>
          <w:delText>Beguería, S., and S. M. Vicente-Serrano. 2017. SPEI: Calculation of the Standardised Precipitation-Evapotranspiration Index.</w:delText>
        </w:r>
      </w:del>
    </w:p>
    <w:p w14:paraId="0D560F18" w14:textId="46067EC4" w:rsidR="00214521" w:rsidRDefault="00214521" w:rsidP="00214521">
      <w:pPr>
        <w:ind w:left="630" w:hanging="630"/>
        <w:rPr>
          <w:ins w:id="1152" w:author="Renata M. Diaz" w:date="2021-08-18T16:47:00Z"/>
          <w:rStyle w:val="SubtleReference"/>
          <w:rFonts w:eastAsiaTheme="minorHAnsi"/>
        </w:rPr>
      </w:pPr>
      <w:ins w:id="1153" w:author="Renata M. Diaz" w:date="2021-08-18T16:47:00Z">
        <w:r w:rsidRPr="00214521">
          <w:rPr>
            <w:rStyle w:val="SubtleReference"/>
            <w:rFonts w:eastAsiaTheme="minorHAnsi"/>
          </w:rPr>
          <w:t xml:space="preserve">Bledsoe, E. K., and S. K. M. Ernest. 2019. Temporal changes in species composition affect a ubiquitous species’ use of habitat patches. Ecology </w:t>
        </w:r>
        <w:proofErr w:type="gramStart"/>
        <w:r w:rsidRPr="00214521">
          <w:rPr>
            <w:rStyle w:val="SubtleReference"/>
            <w:rFonts w:eastAsiaTheme="minorHAnsi"/>
          </w:rPr>
          <w:t>100:e</w:t>
        </w:r>
        <w:proofErr w:type="gramEnd"/>
        <w:r w:rsidRPr="00214521">
          <w:rPr>
            <w:rStyle w:val="SubtleReference"/>
            <w:rFonts w:eastAsiaTheme="minorHAnsi"/>
          </w:rPr>
          <w:t>02869.</w:t>
        </w:r>
      </w:ins>
    </w:p>
    <w:p w14:paraId="4C0CD881" w14:textId="77777777" w:rsidR="00DB3C23" w:rsidRPr="00DB3C23" w:rsidRDefault="00DB3C23">
      <w:pPr>
        <w:ind w:left="630" w:hanging="630"/>
        <w:rPr>
          <w:ins w:id="1154" w:author="Renata M. Diaz" w:date="2021-08-18T22:21:00Z"/>
          <w:rStyle w:val="SubtleReference"/>
          <w:rFonts w:eastAsiaTheme="minorHAnsi"/>
          <w:rPrChange w:id="1155" w:author="Renata M. Diaz" w:date="2021-08-18T22:22:00Z">
            <w:rPr>
              <w:ins w:id="1156" w:author="Renata M. Diaz" w:date="2021-08-18T22:21:00Z"/>
              <w:rFonts w:eastAsia="Times New Roman"/>
            </w:rPr>
          </w:rPrChange>
        </w:rPr>
        <w:pPrChange w:id="1157" w:author="Renata M. Diaz" w:date="2021-08-18T22:22:00Z">
          <w:pPr>
            <w:ind w:hanging="480"/>
          </w:pPr>
        </w:pPrChange>
      </w:pPr>
      <w:ins w:id="1158" w:author="Renata M. Diaz" w:date="2021-08-18T22:21:00Z">
        <w:r w:rsidRPr="00DB3C23">
          <w:rPr>
            <w:rStyle w:val="SubtleReference"/>
            <w:rFonts w:eastAsiaTheme="minorHAnsi"/>
            <w:rPrChange w:id="1159" w:author="Renata M. Diaz" w:date="2021-08-18T22:22:00Z">
              <w:rPr>
                <w:rFonts w:eastAsia="Times New Roman"/>
              </w:rPr>
            </w:rPrChange>
          </w:rPr>
          <w:t xml:space="preserve">Bledsoe, E. K., and S. K. M. Ernest. 2019. Temporal changes in species composition affect a ubiquitous species’ use of habitat patches. Ecology </w:t>
        </w:r>
        <w:proofErr w:type="gramStart"/>
        <w:r w:rsidRPr="00DB3C23">
          <w:rPr>
            <w:rStyle w:val="SubtleReference"/>
            <w:rFonts w:eastAsiaTheme="minorHAnsi"/>
            <w:rPrChange w:id="1160" w:author="Renata M. Diaz" w:date="2021-08-18T22:22:00Z">
              <w:rPr>
                <w:rFonts w:eastAsia="Times New Roman"/>
              </w:rPr>
            </w:rPrChange>
          </w:rPr>
          <w:t>100:e</w:t>
        </w:r>
        <w:proofErr w:type="gramEnd"/>
        <w:r w:rsidRPr="00DB3C23">
          <w:rPr>
            <w:rStyle w:val="SubtleReference"/>
            <w:rFonts w:eastAsiaTheme="minorHAnsi"/>
            <w:rPrChange w:id="1161" w:author="Renata M. Diaz" w:date="2021-08-18T22:22:00Z">
              <w:rPr>
                <w:rFonts w:eastAsia="Times New Roman"/>
              </w:rPr>
            </w:rPrChange>
          </w:rPr>
          <w:t>02869.</w:t>
        </w:r>
      </w:ins>
    </w:p>
    <w:p w14:paraId="23DAA5BB" w14:textId="77777777" w:rsidR="00DB3C23" w:rsidRPr="00DB3C23" w:rsidRDefault="00DB3C23">
      <w:pPr>
        <w:ind w:left="630" w:hanging="630"/>
        <w:rPr>
          <w:ins w:id="1162" w:author="Renata M. Diaz" w:date="2021-08-18T22:21:00Z"/>
          <w:rStyle w:val="SubtleReference"/>
          <w:rFonts w:eastAsiaTheme="minorHAnsi"/>
          <w:rPrChange w:id="1163" w:author="Renata M. Diaz" w:date="2021-08-18T22:22:00Z">
            <w:rPr>
              <w:ins w:id="1164" w:author="Renata M. Diaz" w:date="2021-08-18T22:21:00Z"/>
              <w:rFonts w:eastAsia="Times New Roman"/>
            </w:rPr>
          </w:rPrChange>
        </w:rPr>
        <w:pPrChange w:id="1165" w:author="Renata M. Diaz" w:date="2021-08-18T22:22:00Z">
          <w:pPr>
            <w:ind w:hanging="480"/>
          </w:pPr>
        </w:pPrChange>
      </w:pPr>
      <w:ins w:id="1166" w:author="Renata M. Diaz" w:date="2021-08-18T22:21:00Z">
        <w:r w:rsidRPr="00DB3C23">
          <w:rPr>
            <w:rStyle w:val="SubtleReference"/>
            <w:rFonts w:eastAsiaTheme="minorHAnsi"/>
            <w:rPrChange w:id="1167" w:author="Renata M. Diaz" w:date="2021-08-18T22:22:00Z">
              <w:rPr>
                <w:rFonts w:eastAsia="Times New Roman"/>
              </w:rPr>
            </w:rPrChange>
          </w:rPr>
          <w:t xml:space="preserve">Brown, J. H. 1995. Organisms and Species as Complex Adaptive Systems: Linking the Biology of Populations with the Physics of Ecosystems. Pages 16–24 </w:t>
        </w:r>
        <w:r w:rsidRPr="00DB3C23">
          <w:rPr>
            <w:rStyle w:val="SubtleReference"/>
            <w:rFonts w:eastAsiaTheme="minorHAnsi"/>
            <w:rPrChange w:id="1168" w:author="Renata M. Diaz" w:date="2021-08-18T22:22:00Z">
              <w:rPr>
                <w:rFonts w:eastAsia="Times New Roman"/>
                <w:i/>
                <w:iCs/>
              </w:rPr>
            </w:rPrChange>
          </w:rPr>
          <w:t>in</w:t>
        </w:r>
        <w:r w:rsidRPr="00DB3C23">
          <w:rPr>
            <w:rStyle w:val="SubtleReference"/>
            <w:rFonts w:eastAsiaTheme="minorHAnsi"/>
            <w:rPrChange w:id="1169" w:author="Renata M. Diaz" w:date="2021-08-18T22:22:00Z">
              <w:rPr>
                <w:rFonts w:eastAsia="Times New Roman"/>
              </w:rPr>
            </w:rPrChange>
          </w:rPr>
          <w:t xml:space="preserve"> C. G. Jones and J. H. Lawton, editors. Linking Species &amp; Ecosystems. Springer US, Boston, MA.</w:t>
        </w:r>
      </w:ins>
    </w:p>
    <w:p w14:paraId="1614BABF" w14:textId="77777777" w:rsidR="00DB3C23" w:rsidRPr="00DB3C23" w:rsidRDefault="00DB3C23">
      <w:pPr>
        <w:ind w:left="630" w:hanging="630"/>
        <w:rPr>
          <w:ins w:id="1170" w:author="Renata M. Diaz" w:date="2021-08-18T22:21:00Z"/>
          <w:rStyle w:val="SubtleReference"/>
          <w:rFonts w:eastAsiaTheme="minorHAnsi"/>
          <w:rPrChange w:id="1171" w:author="Renata M. Diaz" w:date="2021-08-18T22:22:00Z">
            <w:rPr>
              <w:ins w:id="1172" w:author="Renata M. Diaz" w:date="2021-08-18T22:21:00Z"/>
              <w:rFonts w:eastAsia="Times New Roman"/>
            </w:rPr>
          </w:rPrChange>
        </w:rPr>
        <w:pPrChange w:id="1173" w:author="Renata M. Diaz" w:date="2021-08-18T22:22:00Z">
          <w:pPr>
            <w:ind w:hanging="480"/>
          </w:pPr>
        </w:pPrChange>
      </w:pPr>
      <w:ins w:id="1174" w:author="Renata M. Diaz" w:date="2021-08-18T22:21:00Z">
        <w:r w:rsidRPr="00DB3C23">
          <w:rPr>
            <w:rStyle w:val="SubtleReference"/>
            <w:rFonts w:eastAsiaTheme="minorHAnsi"/>
            <w:rPrChange w:id="1175" w:author="Renata M. Diaz" w:date="2021-08-18T22:22:00Z">
              <w:rPr>
                <w:rFonts w:eastAsia="Times New Roman"/>
              </w:rPr>
            </w:rPrChange>
          </w:rPr>
          <w:t xml:space="preserve">Brown, J. H., T. J. </w:t>
        </w:r>
        <w:proofErr w:type="spellStart"/>
        <w:r w:rsidRPr="00DB3C23">
          <w:rPr>
            <w:rStyle w:val="SubtleReference"/>
            <w:rFonts w:eastAsiaTheme="minorHAnsi"/>
            <w:rPrChange w:id="1176" w:author="Renata M. Diaz" w:date="2021-08-18T22:22:00Z">
              <w:rPr>
                <w:rFonts w:eastAsia="Times New Roman"/>
              </w:rPr>
            </w:rPrChange>
          </w:rPr>
          <w:t>Valone</w:t>
        </w:r>
        <w:proofErr w:type="spellEnd"/>
        <w:r w:rsidRPr="00DB3C23">
          <w:rPr>
            <w:rStyle w:val="SubtleReference"/>
            <w:rFonts w:eastAsiaTheme="minorHAnsi"/>
            <w:rPrChange w:id="1177" w:author="Renata M. Diaz" w:date="2021-08-18T22:22:00Z">
              <w:rPr>
                <w:rFonts w:eastAsia="Times New Roman"/>
              </w:rPr>
            </w:rPrChange>
          </w:rPr>
          <w:t>, and C. G. Curtin. 1997. Reorganization of an arid ecosystem in response to recent climate change. Proceedings of the National Academy of Sciences 94:9729–9733.</w:t>
        </w:r>
      </w:ins>
    </w:p>
    <w:p w14:paraId="072B0A7C" w14:textId="02D897DD" w:rsidR="00DB3C23" w:rsidRPr="00DB3C23" w:rsidRDefault="00DB3C23">
      <w:pPr>
        <w:ind w:left="630" w:hanging="630"/>
        <w:rPr>
          <w:ins w:id="1178" w:author="Renata M. Diaz" w:date="2021-08-18T22:21:00Z"/>
          <w:rStyle w:val="SubtleReference"/>
          <w:rFonts w:eastAsiaTheme="minorHAnsi"/>
          <w:rPrChange w:id="1179" w:author="Renata M. Diaz" w:date="2021-08-18T22:22:00Z">
            <w:rPr>
              <w:ins w:id="1180" w:author="Renata M. Diaz" w:date="2021-08-18T22:21:00Z"/>
              <w:rFonts w:eastAsia="Times New Roman"/>
            </w:rPr>
          </w:rPrChange>
        </w:rPr>
        <w:pPrChange w:id="1181" w:author="Renata M. Diaz" w:date="2021-08-18T22:23:00Z">
          <w:pPr>
            <w:ind w:hanging="480"/>
          </w:pPr>
        </w:pPrChange>
      </w:pPr>
      <w:ins w:id="1182" w:author="Renata M. Diaz" w:date="2021-08-18T22:21:00Z">
        <w:r w:rsidRPr="00DB3C23">
          <w:rPr>
            <w:rStyle w:val="SubtleReference"/>
            <w:rFonts w:eastAsiaTheme="minorHAnsi"/>
            <w:rPrChange w:id="1183" w:author="Renata M. Diaz" w:date="2021-08-18T22:22:00Z">
              <w:rPr>
                <w:rFonts w:eastAsia="Times New Roman"/>
              </w:rPr>
            </w:rPrChange>
          </w:rPr>
          <w:t xml:space="preserve">Cárdenas, P. A., E. Christensen, S. K. M. Ernest, D. C. Lightfoot, R. L. Schooley, P. Stapp, and J. A. </w:t>
        </w:r>
        <w:proofErr w:type="spellStart"/>
        <w:r w:rsidRPr="00DB3C23">
          <w:rPr>
            <w:rStyle w:val="SubtleReference"/>
            <w:rFonts w:eastAsiaTheme="minorHAnsi"/>
            <w:rPrChange w:id="1184" w:author="Renata M. Diaz" w:date="2021-08-18T22:22:00Z">
              <w:rPr>
                <w:rFonts w:eastAsia="Times New Roman"/>
              </w:rPr>
            </w:rPrChange>
          </w:rPr>
          <w:t>Rudgers</w:t>
        </w:r>
        <w:proofErr w:type="spellEnd"/>
        <w:r w:rsidRPr="00DB3C23">
          <w:rPr>
            <w:rStyle w:val="SubtleReference"/>
            <w:rFonts w:eastAsiaTheme="minorHAnsi"/>
            <w:rPrChange w:id="1185" w:author="Renata M. Diaz" w:date="2021-08-18T22:22:00Z">
              <w:rPr>
                <w:rFonts w:eastAsia="Times New Roman"/>
              </w:rPr>
            </w:rPrChange>
          </w:rPr>
          <w:t xml:space="preserve">. 2021. Declines in rodent abundance and diversity track regional climate variability in North American drylands. Global Change </w:t>
        </w:r>
        <w:proofErr w:type="gramStart"/>
        <w:r w:rsidRPr="00DB3C23">
          <w:rPr>
            <w:rStyle w:val="SubtleReference"/>
            <w:rFonts w:eastAsiaTheme="minorHAnsi"/>
            <w:rPrChange w:id="1186" w:author="Renata M. Diaz" w:date="2021-08-18T22:22:00Z">
              <w:rPr>
                <w:rFonts w:eastAsia="Times New Roman"/>
              </w:rPr>
            </w:rPrChange>
          </w:rPr>
          <w:t>Biology:gcb</w:t>
        </w:r>
        <w:proofErr w:type="gramEnd"/>
        <w:r w:rsidRPr="00DB3C23">
          <w:rPr>
            <w:rStyle w:val="SubtleReference"/>
            <w:rFonts w:eastAsiaTheme="minorHAnsi"/>
            <w:rPrChange w:id="1187" w:author="Renata M. Diaz" w:date="2021-08-18T22:22:00Z">
              <w:rPr>
                <w:rFonts w:eastAsia="Times New Roman"/>
              </w:rPr>
            </w:rPrChange>
          </w:rPr>
          <w:t>.15672.</w:t>
        </w:r>
      </w:ins>
    </w:p>
    <w:p w14:paraId="193DE3DB" w14:textId="77777777" w:rsidR="00DB3C23" w:rsidRPr="00DB3C23" w:rsidRDefault="00DB3C23">
      <w:pPr>
        <w:ind w:left="630" w:hanging="630"/>
        <w:rPr>
          <w:ins w:id="1188" w:author="Renata M. Diaz" w:date="2021-08-18T22:21:00Z"/>
          <w:rStyle w:val="SubtleReference"/>
          <w:rFonts w:eastAsiaTheme="minorHAnsi"/>
          <w:rPrChange w:id="1189" w:author="Renata M. Diaz" w:date="2021-08-18T22:22:00Z">
            <w:rPr>
              <w:ins w:id="1190" w:author="Renata M. Diaz" w:date="2021-08-18T22:21:00Z"/>
              <w:rFonts w:eastAsia="Times New Roman"/>
            </w:rPr>
          </w:rPrChange>
        </w:rPr>
        <w:pPrChange w:id="1191" w:author="Renata M. Diaz" w:date="2021-08-18T22:22:00Z">
          <w:pPr>
            <w:ind w:hanging="480"/>
          </w:pPr>
        </w:pPrChange>
      </w:pPr>
      <w:ins w:id="1192" w:author="Renata M. Diaz" w:date="2021-08-18T22:21:00Z">
        <w:r w:rsidRPr="00DB3C23">
          <w:rPr>
            <w:rStyle w:val="SubtleReference"/>
            <w:rFonts w:eastAsiaTheme="minorHAnsi"/>
            <w:rPrChange w:id="1193" w:author="Renata M. Diaz" w:date="2021-08-18T22:22:00Z">
              <w:rPr>
                <w:rFonts w:eastAsia="Times New Roman"/>
              </w:rPr>
            </w:rPrChange>
          </w:rPr>
          <w:t>Christensen, E. M., D. J. Harris, and S. K. M. Ernest. 2018. Long-term community change through multiple rapid transitions in a desert rodent community. Ecology 99:1523–1529.</w:t>
        </w:r>
      </w:ins>
    </w:p>
    <w:p w14:paraId="765B13DC" w14:textId="77777777" w:rsidR="00DB3C23" w:rsidRPr="00DB3C23" w:rsidRDefault="00DB3C23">
      <w:pPr>
        <w:ind w:left="630" w:hanging="630"/>
        <w:rPr>
          <w:ins w:id="1194" w:author="Renata M. Diaz" w:date="2021-08-18T22:21:00Z"/>
          <w:rStyle w:val="SubtleReference"/>
          <w:rFonts w:eastAsiaTheme="minorHAnsi"/>
          <w:rPrChange w:id="1195" w:author="Renata M. Diaz" w:date="2021-08-18T22:22:00Z">
            <w:rPr>
              <w:ins w:id="1196" w:author="Renata M. Diaz" w:date="2021-08-18T22:21:00Z"/>
              <w:rFonts w:eastAsia="Times New Roman"/>
            </w:rPr>
          </w:rPrChange>
        </w:rPr>
        <w:pPrChange w:id="1197" w:author="Renata M. Diaz" w:date="2021-08-18T22:22:00Z">
          <w:pPr>
            <w:ind w:hanging="480"/>
          </w:pPr>
        </w:pPrChange>
      </w:pPr>
      <w:ins w:id="1198" w:author="Renata M. Diaz" w:date="2021-08-18T22:21:00Z">
        <w:r w:rsidRPr="00DB3C23">
          <w:rPr>
            <w:rStyle w:val="SubtleReference"/>
            <w:rFonts w:eastAsiaTheme="minorHAnsi"/>
            <w:rPrChange w:id="1199" w:author="Renata M. Diaz" w:date="2021-08-18T22:22:00Z">
              <w:rPr>
                <w:rFonts w:eastAsia="Times New Roman"/>
              </w:rPr>
            </w:rPrChange>
          </w:rPr>
          <w:t>Christensen, E. M., G. L. Simpson, and S. K. M. Ernest. 2019a. Established rodent community delays recovery of dominant competitor following experimental disturbance. Proceedings of the Royal Society B: Biological Sciences 286:20192269.</w:t>
        </w:r>
      </w:ins>
    </w:p>
    <w:p w14:paraId="1F15CDD1" w14:textId="77777777" w:rsidR="00DB3C23" w:rsidRPr="00DB3C23" w:rsidRDefault="00DB3C23">
      <w:pPr>
        <w:ind w:left="630" w:hanging="630"/>
        <w:rPr>
          <w:ins w:id="1200" w:author="Renata M. Diaz" w:date="2021-08-18T22:21:00Z"/>
          <w:rStyle w:val="SubtleReference"/>
          <w:rFonts w:eastAsiaTheme="minorHAnsi"/>
          <w:rPrChange w:id="1201" w:author="Renata M. Diaz" w:date="2021-08-18T22:22:00Z">
            <w:rPr>
              <w:ins w:id="1202" w:author="Renata M. Diaz" w:date="2021-08-18T22:21:00Z"/>
              <w:rFonts w:eastAsia="Times New Roman"/>
            </w:rPr>
          </w:rPrChange>
        </w:rPr>
        <w:pPrChange w:id="1203" w:author="Renata M. Diaz" w:date="2021-08-18T22:22:00Z">
          <w:pPr>
            <w:ind w:hanging="480"/>
          </w:pPr>
        </w:pPrChange>
      </w:pPr>
      <w:ins w:id="1204" w:author="Renata M. Diaz" w:date="2021-08-18T22:21:00Z">
        <w:r w:rsidRPr="00DB3C23">
          <w:rPr>
            <w:rStyle w:val="SubtleReference"/>
            <w:rFonts w:eastAsiaTheme="minorHAnsi"/>
            <w:rPrChange w:id="1205" w:author="Renata M. Diaz" w:date="2021-08-18T22:22:00Z">
              <w:rPr>
                <w:rFonts w:eastAsia="Times New Roman"/>
              </w:rPr>
            </w:rPrChange>
          </w:rPr>
          <w:t xml:space="preserve">Christensen, E. M., G. M. </w:t>
        </w:r>
        <w:proofErr w:type="spellStart"/>
        <w:r w:rsidRPr="00DB3C23">
          <w:rPr>
            <w:rStyle w:val="SubtleReference"/>
            <w:rFonts w:eastAsiaTheme="minorHAnsi"/>
            <w:rPrChange w:id="1206" w:author="Renata M. Diaz" w:date="2021-08-18T22:22:00Z">
              <w:rPr>
                <w:rFonts w:eastAsia="Times New Roman"/>
              </w:rPr>
            </w:rPrChange>
          </w:rPr>
          <w:t>Yenni</w:t>
        </w:r>
        <w:proofErr w:type="spellEnd"/>
        <w:r w:rsidRPr="00DB3C23">
          <w:rPr>
            <w:rStyle w:val="SubtleReference"/>
            <w:rFonts w:eastAsiaTheme="minorHAnsi"/>
            <w:rPrChange w:id="1207" w:author="Renata M. Diaz" w:date="2021-08-18T22:22:00Z">
              <w:rPr>
                <w:rFonts w:eastAsia="Times New Roman"/>
              </w:rPr>
            </w:rPrChange>
          </w:rPr>
          <w:t xml:space="preserve">, H. Ye, J. L. </w:t>
        </w:r>
        <w:proofErr w:type="spellStart"/>
        <w:r w:rsidRPr="00DB3C23">
          <w:rPr>
            <w:rStyle w:val="SubtleReference"/>
            <w:rFonts w:eastAsiaTheme="minorHAnsi"/>
            <w:rPrChange w:id="1208" w:author="Renata M. Diaz" w:date="2021-08-18T22:22:00Z">
              <w:rPr>
                <w:rFonts w:eastAsia="Times New Roman"/>
              </w:rPr>
            </w:rPrChange>
          </w:rPr>
          <w:t>Simonis</w:t>
        </w:r>
        <w:proofErr w:type="spellEnd"/>
        <w:r w:rsidRPr="00DB3C23">
          <w:rPr>
            <w:rStyle w:val="SubtleReference"/>
            <w:rFonts w:eastAsiaTheme="minorHAnsi"/>
            <w:rPrChange w:id="1209" w:author="Renata M. Diaz" w:date="2021-08-18T22:22:00Z">
              <w:rPr>
                <w:rFonts w:eastAsia="Times New Roman"/>
              </w:rPr>
            </w:rPrChange>
          </w:rPr>
          <w:t xml:space="preserve">, E. K. Bledsoe, R. M. Diaz, S. D. Taylor, E. P. White, and S. K. M. Ernest. 2019b. </w:t>
        </w:r>
        <w:proofErr w:type="spellStart"/>
        <w:r w:rsidRPr="00DB3C23">
          <w:rPr>
            <w:rStyle w:val="SubtleReference"/>
            <w:rFonts w:eastAsiaTheme="minorHAnsi"/>
            <w:rPrChange w:id="1210" w:author="Renata M. Diaz" w:date="2021-08-18T22:22:00Z">
              <w:rPr>
                <w:rFonts w:eastAsia="Times New Roman"/>
              </w:rPr>
            </w:rPrChange>
          </w:rPr>
          <w:t>portalr</w:t>
        </w:r>
        <w:proofErr w:type="spellEnd"/>
        <w:r w:rsidRPr="00DB3C23">
          <w:rPr>
            <w:rStyle w:val="SubtleReference"/>
            <w:rFonts w:eastAsiaTheme="minorHAnsi"/>
            <w:rPrChange w:id="1211" w:author="Renata M. Diaz" w:date="2021-08-18T22:22:00Z">
              <w:rPr>
                <w:rFonts w:eastAsia="Times New Roman"/>
              </w:rPr>
            </w:rPrChange>
          </w:rPr>
          <w:t xml:space="preserve">: an R package for summarizing and using the Portal Project Data. Journal of </w:t>
        </w:r>
        <w:proofErr w:type="gramStart"/>
        <w:r w:rsidRPr="00DB3C23">
          <w:rPr>
            <w:rStyle w:val="SubtleReference"/>
            <w:rFonts w:eastAsiaTheme="minorHAnsi"/>
            <w:rPrChange w:id="1212" w:author="Renata M. Diaz" w:date="2021-08-18T22:22:00Z">
              <w:rPr>
                <w:rFonts w:eastAsia="Times New Roman"/>
              </w:rPr>
            </w:rPrChange>
          </w:rPr>
          <w:t>Open Source</w:t>
        </w:r>
        <w:proofErr w:type="gramEnd"/>
        <w:r w:rsidRPr="00DB3C23">
          <w:rPr>
            <w:rStyle w:val="SubtleReference"/>
            <w:rFonts w:eastAsiaTheme="minorHAnsi"/>
            <w:rPrChange w:id="1213" w:author="Renata M. Diaz" w:date="2021-08-18T22:22:00Z">
              <w:rPr>
                <w:rFonts w:eastAsia="Times New Roman"/>
              </w:rPr>
            </w:rPrChange>
          </w:rPr>
          <w:t xml:space="preserve"> Software 4:1098.</w:t>
        </w:r>
      </w:ins>
    </w:p>
    <w:p w14:paraId="22859E2C" w14:textId="77777777" w:rsidR="00DB3C23" w:rsidRPr="00DB3C23" w:rsidRDefault="00DB3C23">
      <w:pPr>
        <w:ind w:left="630" w:hanging="630"/>
        <w:rPr>
          <w:ins w:id="1214" w:author="Renata M. Diaz" w:date="2021-08-18T22:21:00Z"/>
          <w:rStyle w:val="SubtleReference"/>
          <w:rFonts w:eastAsiaTheme="minorHAnsi"/>
          <w:rPrChange w:id="1215" w:author="Renata M. Diaz" w:date="2021-08-18T22:22:00Z">
            <w:rPr>
              <w:ins w:id="1216" w:author="Renata M. Diaz" w:date="2021-08-18T22:21:00Z"/>
              <w:rFonts w:eastAsia="Times New Roman"/>
            </w:rPr>
          </w:rPrChange>
        </w:rPr>
        <w:pPrChange w:id="1217" w:author="Renata M. Diaz" w:date="2021-08-18T22:22:00Z">
          <w:pPr>
            <w:ind w:hanging="480"/>
          </w:pPr>
        </w:pPrChange>
      </w:pPr>
      <w:proofErr w:type="spellStart"/>
      <w:ins w:id="1218" w:author="Renata M. Diaz" w:date="2021-08-18T22:21:00Z">
        <w:r w:rsidRPr="00DB3C23">
          <w:rPr>
            <w:rStyle w:val="SubtleReference"/>
            <w:rFonts w:eastAsiaTheme="minorHAnsi"/>
            <w:rPrChange w:id="1219" w:author="Renata M. Diaz" w:date="2021-08-18T22:22:00Z">
              <w:rPr>
                <w:rFonts w:eastAsia="Times New Roman"/>
              </w:rPr>
            </w:rPrChange>
          </w:rPr>
          <w:lastRenderedPageBreak/>
          <w:t>Dornelas</w:t>
        </w:r>
        <w:proofErr w:type="spellEnd"/>
        <w:r w:rsidRPr="00DB3C23">
          <w:rPr>
            <w:rStyle w:val="SubtleReference"/>
            <w:rFonts w:eastAsiaTheme="minorHAnsi"/>
            <w:rPrChange w:id="1220" w:author="Renata M. Diaz" w:date="2021-08-18T22:22:00Z">
              <w:rPr>
                <w:rFonts w:eastAsia="Times New Roman"/>
              </w:rPr>
            </w:rPrChange>
          </w:rPr>
          <w:t xml:space="preserve">, M., N. J. </w:t>
        </w:r>
        <w:proofErr w:type="spellStart"/>
        <w:r w:rsidRPr="00DB3C23">
          <w:rPr>
            <w:rStyle w:val="SubtleReference"/>
            <w:rFonts w:eastAsiaTheme="minorHAnsi"/>
            <w:rPrChange w:id="1221" w:author="Renata M. Diaz" w:date="2021-08-18T22:22:00Z">
              <w:rPr>
                <w:rFonts w:eastAsia="Times New Roman"/>
              </w:rPr>
            </w:rPrChange>
          </w:rPr>
          <w:t>Gotelli</w:t>
        </w:r>
        <w:proofErr w:type="spellEnd"/>
        <w:r w:rsidRPr="00DB3C23">
          <w:rPr>
            <w:rStyle w:val="SubtleReference"/>
            <w:rFonts w:eastAsiaTheme="minorHAnsi"/>
            <w:rPrChange w:id="1222" w:author="Renata M. Diaz" w:date="2021-08-18T22:22:00Z">
              <w:rPr>
                <w:rFonts w:eastAsia="Times New Roman"/>
              </w:rPr>
            </w:rPrChange>
          </w:rPr>
          <w:t xml:space="preserve">, B. McGill, H. Shimadzu, F. Moyes, C. Sievers, and A. E. </w:t>
        </w:r>
        <w:proofErr w:type="spellStart"/>
        <w:r w:rsidRPr="00DB3C23">
          <w:rPr>
            <w:rStyle w:val="SubtleReference"/>
            <w:rFonts w:eastAsiaTheme="minorHAnsi"/>
            <w:rPrChange w:id="1223" w:author="Renata M. Diaz" w:date="2021-08-18T22:22:00Z">
              <w:rPr>
                <w:rFonts w:eastAsia="Times New Roman"/>
              </w:rPr>
            </w:rPrChange>
          </w:rPr>
          <w:t>Magurran</w:t>
        </w:r>
        <w:proofErr w:type="spellEnd"/>
        <w:r w:rsidRPr="00DB3C23">
          <w:rPr>
            <w:rStyle w:val="SubtleReference"/>
            <w:rFonts w:eastAsiaTheme="minorHAnsi"/>
            <w:rPrChange w:id="1224" w:author="Renata M. Diaz" w:date="2021-08-18T22:22:00Z">
              <w:rPr>
                <w:rFonts w:eastAsia="Times New Roman"/>
              </w:rPr>
            </w:rPrChange>
          </w:rPr>
          <w:t>. 2014. Assemblage Time Series Reveal Biodiversity Change but Not Systematic Loss. Science 344:296–299.</w:t>
        </w:r>
      </w:ins>
    </w:p>
    <w:p w14:paraId="7B11D041" w14:textId="77777777" w:rsidR="00DB3C23" w:rsidRPr="00DB3C23" w:rsidRDefault="00DB3C23">
      <w:pPr>
        <w:ind w:left="630" w:hanging="630"/>
        <w:rPr>
          <w:ins w:id="1225" w:author="Renata M. Diaz" w:date="2021-08-18T22:21:00Z"/>
          <w:rStyle w:val="SubtleReference"/>
          <w:rFonts w:eastAsiaTheme="minorHAnsi"/>
          <w:rPrChange w:id="1226" w:author="Renata M. Diaz" w:date="2021-08-18T22:22:00Z">
            <w:rPr>
              <w:ins w:id="1227" w:author="Renata M. Diaz" w:date="2021-08-18T22:21:00Z"/>
              <w:rFonts w:eastAsia="Times New Roman"/>
            </w:rPr>
          </w:rPrChange>
        </w:rPr>
        <w:pPrChange w:id="1228" w:author="Renata M. Diaz" w:date="2021-08-18T22:22:00Z">
          <w:pPr>
            <w:ind w:hanging="480"/>
          </w:pPr>
        </w:pPrChange>
      </w:pPr>
      <w:ins w:id="1229" w:author="Renata M. Diaz" w:date="2021-08-18T22:21:00Z">
        <w:r w:rsidRPr="00DB3C23">
          <w:rPr>
            <w:rStyle w:val="SubtleReference"/>
            <w:rFonts w:eastAsiaTheme="minorHAnsi"/>
            <w:rPrChange w:id="1230" w:author="Renata M. Diaz" w:date="2021-08-18T22:22:00Z">
              <w:rPr>
                <w:rFonts w:eastAsia="Times New Roman"/>
              </w:rPr>
            </w:rPrChange>
          </w:rPr>
          <w:t>Ernest, S. K. M., and J. H. Brown. 2001. Delayed Compensation for Missing Keystone Species by Colonization. Science 292:101–104.</w:t>
        </w:r>
      </w:ins>
    </w:p>
    <w:p w14:paraId="756F3862" w14:textId="77777777" w:rsidR="00DB3C23" w:rsidRPr="00DB3C23" w:rsidRDefault="00DB3C23">
      <w:pPr>
        <w:ind w:left="630" w:hanging="630"/>
        <w:rPr>
          <w:ins w:id="1231" w:author="Renata M. Diaz" w:date="2021-08-18T22:21:00Z"/>
          <w:rStyle w:val="SubtleReference"/>
          <w:rFonts w:eastAsiaTheme="minorHAnsi"/>
          <w:rPrChange w:id="1232" w:author="Renata M. Diaz" w:date="2021-08-18T22:22:00Z">
            <w:rPr>
              <w:ins w:id="1233" w:author="Renata M. Diaz" w:date="2021-08-18T22:21:00Z"/>
              <w:rFonts w:eastAsia="Times New Roman"/>
            </w:rPr>
          </w:rPrChange>
        </w:rPr>
        <w:pPrChange w:id="1234" w:author="Renata M. Diaz" w:date="2021-08-18T22:22:00Z">
          <w:pPr>
            <w:ind w:hanging="480"/>
          </w:pPr>
        </w:pPrChange>
      </w:pPr>
      <w:ins w:id="1235" w:author="Renata M. Diaz" w:date="2021-08-18T22:21:00Z">
        <w:r w:rsidRPr="00DB3C23">
          <w:rPr>
            <w:rStyle w:val="SubtleReference"/>
            <w:rFonts w:eastAsiaTheme="minorHAnsi"/>
            <w:rPrChange w:id="1236" w:author="Renata M. Diaz" w:date="2021-08-18T22:22:00Z">
              <w:rPr>
                <w:rFonts w:eastAsia="Times New Roman"/>
              </w:rPr>
            </w:rPrChange>
          </w:rPr>
          <w:t xml:space="preserve">Ernest, S. K. M., J. H. Brown, K. M. Thibault, E. P. White, and J. R. </w:t>
        </w:r>
        <w:proofErr w:type="spellStart"/>
        <w:r w:rsidRPr="00DB3C23">
          <w:rPr>
            <w:rStyle w:val="SubtleReference"/>
            <w:rFonts w:eastAsiaTheme="minorHAnsi"/>
            <w:rPrChange w:id="1237" w:author="Renata M. Diaz" w:date="2021-08-18T22:22:00Z">
              <w:rPr>
                <w:rFonts w:eastAsia="Times New Roman"/>
              </w:rPr>
            </w:rPrChange>
          </w:rPr>
          <w:t>Goheen</w:t>
        </w:r>
        <w:proofErr w:type="spellEnd"/>
        <w:r w:rsidRPr="00DB3C23">
          <w:rPr>
            <w:rStyle w:val="SubtleReference"/>
            <w:rFonts w:eastAsiaTheme="minorHAnsi"/>
            <w:rPrChange w:id="1238" w:author="Renata M. Diaz" w:date="2021-08-18T22:22:00Z">
              <w:rPr>
                <w:rFonts w:eastAsia="Times New Roman"/>
              </w:rPr>
            </w:rPrChange>
          </w:rPr>
          <w:t xml:space="preserve">. 2008. Zero Sum, the Niche, and Metacommunities: Long‐Term Dynamics of Community Assembly. The American Naturalist </w:t>
        </w:r>
        <w:proofErr w:type="gramStart"/>
        <w:r w:rsidRPr="00DB3C23">
          <w:rPr>
            <w:rStyle w:val="SubtleReference"/>
            <w:rFonts w:eastAsiaTheme="minorHAnsi"/>
            <w:rPrChange w:id="1239" w:author="Renata M. Diaz" w:date="2021-08-18T22:22:00Z">
              <w:rPr>
                <w:rFonts w:eastAsia="Times New Roman"/>
              </w:rPr>
            </w:rPrChange>
          </w:rPr>
          <w:t>172:E</w:t>
        </w:r>
        <w:proofErr w:type="gramEnd"/>
        <w:r w:rsidRPr="00DB3C23">
          <w:rPr>
            <w:rStyle w:val="SubtleReference"/>
            <w:rFonts w:eastAsiaTheme="minorHAnsi"/>
            <w:rPrChange w:id="1240" w:author="Renata M. Diaz" w:date="2021-08-18T22:22:00Z">
              <w:rPr>
                <w:rFonts w:eastAsia="Times New Roman"/>
              </w:rPr>
            </w:rPrChange>
          </w:rPr>
          <w:t>257–E269.</w:t>
        </w:r>
      </w:ins>
    </w:p>
    <w:p w14:paraId="46D301A9" w14:textId="77777777" w:rsidR="00DB3C23" w:rsidRPr="00DB3C23" w:rsidRDefault="00DB3C23">
      <w:pPr>
        <w:ind w:left="630" w:hanging="630"/>
        <w:rPr>
          <w:ins w:id="1241" w:author="Renata M. Diaz" w:date="2021-08-18T22:21:00Z"/>
          <w:rStyle w:val="SubtleReference"/>
          <w:rFonts w:eastAsiaTheme="minorHAnsi"/>
          <w:rPrChange w:id="1242" w:author="Renata M. Diaz" w:date="2021-08-18T22:22:00Z">
            <w:rPr>
              <w:ins w:id="1243" w:author="Renata M. Diaz" w:date="2021-08-18T22:21:00Z"/>
              <w:rFonts w:eastAsia="Times New Roman"/>
            </w:rPr>
          </w:rPrChange>
        </w:rPr>
        <w:pPrChange w:id="1244" w:author="Renata M. Diaz" w:date="2021-08-18T22:22:00Z">
          <w:pPr>
            <w:ind w:hanging="480"/>
          </w:pPr>
        </w:pPrChange>
      </w:pPr>
      <w:ins w:id="1245" w:author="Renata M. Diaz" w:date="2021-08-18T22:21:00Z">
        <w:r w:rsidRPr="00DB3C23">
          <w:rPr>
            <w:rStyle w:val="SubtleReference"/>
            <w:rFonts w:eastAsiaTheme="minorHAnsi"/>
            <w:rPrChange w:id="1246" w:author="Renata M. Diaz" w:date="2021-08-18T22:22:00Z">
              <w:rPr>
                <w:rFonts w:eastAsia="Times New Roman"/>
              </w:rPr>
            </w:rPrChange>
          </w:rPr>
          <w:t xml:space="preserve">Ernest, S. K. M., E. P. White, and J. H. Brown. 2009. Changes in a tropical forest support </w:t>
        </w:r>
        <w:proofErr w:type="gramStart"/>
        <w:r w:rsidRPr="00DB3C23">
          <w:rPr>
            <w:rStyle w:val="SubtleReference"/>
            <w:rFonts w:eastAsiaTheme="minorHAnsi"/>
            <w:rPrChange w:id="1247" w:author="Renata M. Diaz" w:date="2021-08-18T22:22:00Z">
              <w:rPr>
                <w:rFonts w:eastAsia="Times New Roman"/>
              </w:rPr>
            </w:rPrChange>
          </w:rPr>
          <w:t>metabolic zero-sum dynamics</w:t>
        </w:r>
        <w:proofErr w:type="gramEnd"/>
        <w:r w:rsidRPr="00DB3C23">
          <w:rPr>
            <w:rStyle w:val="SubtleReference"/>
            <w:rFonts w:eastAsiaTheme="minorHAnsi"/>
            <w:rPrChange w:id="1248" w:author="Renata M. Diaz" w:date="2021-08-18T22:22:00Z">
              <w:rPr>
                <w:rFonts w:eastAsia="Times New Roman"/>
              </w:rPr>
            </w:rPrChange>
          </w:rPr>
          <w:t>. Ecology Letters 12:507–515.</w:t>
        </w:r>
      </w:ins>
    </w:p>
    <w:p w14:paraId="27F38630" w14:textId="77777777" w:rsidR="00DB3C23" w:rsidRPr="00DB3C23" w:rsidRDefault="00DB3C23">
      <w:pPr>
        <w:ind w:left="630" w:hanging="630"/>
        <w:rPr>
          <w:ins w:id="1249" w:author="Renata M. Diaz" w:date="2021-08-18T22:21:00Z"/>
          <w:rStyle w:val="SubtleReference"/>
          <w:rFonts w:eastAsiaTheme="minorHAnsi"/>
          <w:rPrChange w:id="1250" w:author="Renata M. Diaz" w:date="2021-08-18T22:22:00Z">
            <w:rPr>
              <w:ins w:id="1251" w:author="Renata M. Diaz" w:date="2021-08-18T22:21:00Z"/>
              <w:rFonts w:eastAsia="Times New Roman"/>
            </w:rPr>
          </w:rPrChange>
        </w:rPr>
        <w:pPrChange w:id="1252" w:author="Renata M. Diaz" w:date="2021-08-18T22:22:00Z">
          <w:pPr>
            <w:ind w:hanging="480"/>
          </w:pPr>
        </w:pPrChange>
      </w:pPr>
      <w:ins w:id="1253" w:author="Renata M. Diaz" w:date="2021-08-18T22:21:00Z">
        <w:r w:rsidRPr="00DB3C23">
          <w:rPr>
            <w:rStyle w:val="SubtleReference"/>
            <w:rFonts w:eastAsiaTheme="minorHAnsi"/>
            <w:rPrChange w:id="1254" w:author="Renata M. Diaz" w:date="2021-08-18T22:22:00Z">
              <w:rPr>
                <w:rFonts w:eastAsia="Times New Roman"/>
              </w:rPr>
            </w:rPrChange>
          </w:rPr>
          <w:t xml:space="preserve">Ernest, S. K. M., G. M. </w:t>
        </w:r>
        <w:proofErr w:type="spellStart"/>
        <w:r w:rsidRPr="00DB3C23">
          <w:rPr>
            <w:rStyle w:val="SubtleReference"/>
            <w:rFonts w:eastAsiaTheme="minorHAnsi"/>
            <w:rPrChange w:id="1255" w:author="Renata M. Diaz" w:date="2021-08-18T22:22:00Z">
              <w:rPr>
                <w:rFonts w:eastAsia="Times New Roman"/>
              </w:rPr>
            </w:rPrChange>
          </w:rPr>
          <w:t>Yenni</w:t>
        </w:r>
        <w:proofErr w:type="spellEnd"/>
        <w:r w:rsidRPr="00DB3C23">
          <w:rPr>
            <w:rStyle w:val="SubtleReference"/>
            <w:rFonts w:eastAsiaTheme="minorHAnsi"/>
            <w:rPrChange w:id="1256" w:author="Renata M. Diaz" w:date="2021-08-18T22:22:00Z">
              <w:rPr>
                <w:rFonts w:eastAsia="Times New Roman"/>
              </w:rPr>
            </w:rPrChange>
          </w:rPr>
          <w:t xml:space="preserve">, G. Allington, E. K. Bledsoe, E. M. Christensen, R. M. Diaz, K. </w:t>
        </w:r>
        <w:proofErr w:type="spellStart"/>
        <w:r w:rsidRPr="00DB3C23">
          <w:rPr>
            <w:rStyle w:val="SubtleReference"/>
            <w:rFonts w:eastAsiaTheme="minorHAnsi"/>
            <w:rPrChange w:id="1257" w:author="Renata M. Diaz" w:date="2021-08-18T22:22:00Z">
              <w:rPr>
                <w:rFonts w:eastAsia="Times New Roman"/>
              </w:rPr>
            </w:rPrChange>
          </w:rPr>
          <w:t>Geluso</w:t>
        </w:r>
        <w:proofErr w:type="spellEnd"/>
        <w:r w:rsidRPr="00DB3C23">
          <w:rPr>
            <w:rStyle w:val="SubtleReference"/>
            <w:rFonts w:eastAsiaTheme="minorHAnsi"/>
            <w:rPrChange w:id="1258" w:author="Renata M. Diaz" w:date="2021-08-18T22:22:00Z">
              <w:rPr>
                <w:rFonts w:eastAsia="Times New Roman"/>
              </w:rPr>
            </w:rPrChange>
          </w:rPr>
          <w:t xml:space="preserve">, J. R. </w:t>
        </w:r>
        <w:proofErr w:type="spellStart"/>
        <w:r w:rsidRPr="00DB3C23">
          <w:rPr>
            <w:rStyle w:val="SubtleReference"/>
            <w:rFonts w:eastAsiaTheme="minorHAnsi"/>
            <w:rPrChange w:id="1259" w:author="Renata M. Diaz" w:date="2021-08-18T22:22:00Z">
              <w:rPr>
                <w:rFonts w:eastAsia="Times New Roman"/>
              </w:rPr>
            </w:rPrChange>
          </w:rPr>
          <w:t>Goheen</w:t>
        </w:r>
        <w:proofErr w:type="spellEnd"/>
        <w:r w:rsidRPr="00DB3C23">
          <w:rPr>
            <w:rStyle w:val="SubtleReference"/>
            <w:rFonts w:eastAsiaTheme="minorHAnsi"/>
            <w:rPrChange w:id="1260" w:author="Renata M. Diaz" w:date="2021-08-18T22:22:00Z">
              <w:rPr>
                <w:rFonts w:eastAsia="Times New Roman"/>
              </w:rPr>
            </w:rPrChange>
          </w:rPr>
          <w:t xml:space="preserve">, Q. Guo, E. </w:t>
        </w:r>
        <w:proofErr w:type="spellStart"/>
        <w:r w:rsidRPr="00DB3C23">
          <w:rPr>
            <w:rStyle w:val="SubtleReference"/>
            <w:rFonts w:eastAsiaTheme="minorHAnsi"/>
            <w:rPrChange w:id="1261" w:author="Renata M. Diaz" w:date="2021-08-18T22:22:00Z">
              <w:rPr>
                <w:rFonts w:eastAsia="Times New Roman"/>
              </w:rPr>
            </w:rPrChange>
          </w:rPr>
          <w:t>Heske</w:t>
        </w:r>
        <w:proofErr w:type="spellEnd"/>
        <w:r w:rsidRPr="00DB3C23">
          <w:rPr>
            <w:rStyle w:val="SubtleReference"/>
            <w:rFonts w:eastAsiaTheme="minorHAnsi"/>
            <w:rPrChange w:id="1262" w:author="Renata M. Diaz" w:date="2021-08-18T22:22:00Z">
              <w:rPr>
                <w:rFonts w:eastAsia="Times New Roman"/>
              </w:rPr>
            </w:rPrChange>
          </w:rPr>
          <w:t xml:space="preserve">, D. </w:t>
        </w:r>
        <w:proofErr w:type="spellStart"/>
        <w:r w:rsidRPr="00DB3C23">
          <w:rPr>
            <w:rStyle w:val="SubtleReference"/>
            <w:rFonts w:eastAsiaTheme="minorHAnsi"/>
            <w:rPrChange w:id="1263" w:author="Renata M. Diaz" w:date="2021-08-18T22:22:00Z">
              <w:rPr>
                <w:rFonts w:eastAsia="Times New Roman"/>
              </w:rPr>
            </w:rPrChange>
          </w:rPr>
          <w:t>Kelt</w:t>
        </w:r>
        <w:proofErr w:type="spellEnd"/>
        <w:r w:rsidRPr="00DB3C23">
          <w:rPr>
            <w:rStyle w:val="SubtleReference"/>
            <w:rFonts w:eastAsiaTheme="minorHAnsi"/>
            <w:rPrChange w:id="1264" w:author="Renata M. Diaz" w:date="2021-08-18T22:22:00Z">
              <w:rPr>
                <w:rFonts w:eastAsia="Times New Roman"/>
              </w:rPr>
            </w:rPrChange>
          </w:rPr>
          <w:t xml:space="preserve">, J. M. Meiners, J. Munger, C. Restrepo, D. A. Samson, M. R. </w:t>
        </w:r>
        <w:proofErr w:type="spellStart"/>
        <w:r w:rsidRPr="00DB3C23">
          <w:rPr>
            <w:rStyle w:val="SubtleReference"/>
            <w:rFonts w:eastAsiaTheme="minorHAnsi"/>
            <w:rPrChange w:id="1265" w:author="Renata M. Diaz" w:date="2021-08-18T22:22:00Z">
              <w:rPr>
                <w:rFonts w:eastAsia="Times New Roman"/>
              </w:rPr>
            </w:rPrChange>
          </w:rPr>
          <w:t>Schutzenhofer</w:t>
        </w:r>
        <w:proofErr w:type="spellEnd"/>
        <w:r w:rsidRPr="00DB3C23">
          <w:rPr>
            <w:rStyle w:val="SubtleReference"/>
            <w:rFonts w:eastAsiaTheme="minorHAnsi"/>
            <w:rPrChange w:id="1266" w:author="Renata M. Diaz" w:date="2021-08-18T22:22:00Z">
              <w:rPr>
                <w:rFonts w:eastAsia="Times New Roman"/>
              </w:rPr>
            </w:rPrChange>
          </w:rPr>
          <w:t xml:space="preserve">, M. </w:t>
        </w:r>
        <w:proofErr w:type="spellStart"/>
        <w:r w:rsidRPr="00DB3C23">
          <w:rPr>
            <w:rStyle w:val="SubtleReference"/>
            <w:rFonts w:eastAsiaTheme="minorHAnsi"/>
            <w:rPrChange w:id="1267" w:author="Renata M. Diaz" w:date="2021-08-18T22:22:00Z">
              <w:rPr>
                <w:rFonts w:eastAsia="Times New Roman"/>
              </w:rPr>
            </w:rPrChange>
          </w:rPr>
          <w:t>Skupski</w:t>
        </w:r>
        <w:proofErr w:type="spellEnd"/>
        <w:r w:rsidRPr="00DB3C23">
          <w:rPr>
            <w:rStyle w:val="SubtleReference"/>
            <w:rFonts w:eastAsiaTheme="minorHAnsi"/>
            <w:rPrChange w:id="1268" w:author="Renata M. Diaz" w:date="2021-08-18T22:22:00Z">
              <w:rPr>
                <w:rFonts w:eastAsia="Times New Roman"/>
              </w:rPr>
            </w:rPrChange>
          </w:rPr>
          <w:t xml:space="preserve">, S. R. Supp, K. Thibault, S. Taylor, E. White, D. W. Davidson, J. H. Brown, and T. J. </w:t>
        </w:r>
        <w:proofErr w:type="spellStart"/>
        <w:r w:rsidRPr="00DB3C23">
          <w:rPr>
            <w:rStyle w:val="SubtleReference"/>
            <w:rFonts w:eastAsiaTheme="minorHAnsi"/>
            <w:rPrChange w:id="1269" w:author="Renata M. Diaz" w:date="2021-08-18T22:22:00Z">
              <w:rPr>
                <w:rFonts w:eastAsia="Times New Roman"/>
              </w:rPr>
            </w:rPrChange>
          </w:rPr>
          <w:t>Valone</w:t>
        </w:r>
        <w:proofErr w:type="spellEnd"/>
        <w:r w:rsidRPr="00DB3C23">
          <w:rPr>
            <w:rStyle w:val="SubtleReference"/>
            <w:rFonts w:eastAsiaTheme="minorHAnsi"/>
            <w:rPrChange w:id="1270" w:author="Renata M. Diaz" w:date="2021-08-18T22:22:00Z">
              <w:rPr>
                <w:rFonts w:eastAsia="Times New Roman"/>
              </w:rPr>
            </w:rPrChange>
          </w:rPr>
          <w:t xml:space="preserve">. 2018. The Portal Project: a long-term study of a </w:t>
        </w:r>
        <w:proofErr w:type="spellStart"/>
        <w:r w:rsidRPr="00DB3C23">
          <w:rPr>
            <w:rStyle w:val="SubtleReference"/>
            <w:rFonts w:eastAsiaTheme="minorHAnsi"/>
            <w:rPrChange w:id="1271" w:author="Renata M. Diaz" w:date="2021-08-18T22:22:00Z">
              <w:rPr>
                <w:rFonts w:eastAsia="Times New Roman"/>
              </w:rPr>
            </w:rPrChange>
          </w:rPr>
          <w:t>Chihuahuan</w:t>
        </w:r>
        <w:proofErr w:type="spellEnd"/>
        <w:r w:rsidRPr="00DB3C23">
          <w:rPr>
            <w:rStyle w:val="SubtleReference"/>
            <w:rFonts w:eastAsiaTheme="minorHAnsi"/>
            <w:rPrChange w:id="1272" w:author="Renata M. Diaz" w:date="2021-08-18T22:22:00Z">
              <w:rPr>
                <w:rFonts w:eastAsia="Times New Roman"/>
              </w:rPr>
            </w:rPrChange>
          </w:rPr>
          <w:t xml:space="preserve"> desert ecosystem. bioRxiv:332783.</w:t>
        </w:r>
      </w:ins>
    </w:p>
    <w:p w14:paraId="446FB874" w14:textId="77777777" w:rsidR="00DB3C23" w:rsidRPr="00DB3C23" w:rsidRDefault="00DB3C23">
      <w:pPr>
        <w:ind w:left="630" w:hanging="630"/>
        <w:rPr>
          <w:ins w:id="1273" w:author="Renata M. Diaz" w:date="2021-08-18T22:21:00Z"/>
          <w:rStyle w:val="SubtleReference"/>
          <w:rFonts w:eastAsiaTheme="minorHAnsi"/>
          <w:rPrChange w:id="1274" w:author="Renata M. Diaz" w:date="2021-08-18T22:22:00Z">
            <w:rPr>
              <w:ins w:id="1275" w:author="Renata M. Diaz" w:date="2021-08-18T22:21:00Z"/>
              <w:rFonts w:eastAsia="Times New Roman"/>
            </w:rPr>
          </w:rPrChange>
        </w:rPr>
        <w:pPrChange w:id="1276" w:author="Renata M. Diaz" w:date="2021-08-18T22:22:00Z">
          <w:pPr>
            <w:ind w:hanging="480"/>
          </w:pPr>
        </w:pPrChange>
      </w:pPr>
      <w:ins w:id="1277" w:author="Renata M. Diaz" w:date="2021-08-18T22:21:00Z">
        <w:r w:rsidRPr="00DB3C23">
          <w:rPr>
            <w:rStyle w:val="SubtleReference"/>
            <w:rFonts w:eastAsiaTheme="minorHAnsi"/>
            <w:rPrChange w:id="1278" w:author="Renata M. Diaz" w:date="2021-08-18T22:22:00Z">
              <w:rPr>
                <w:rFonts w:eastAsia="Times New Roman"/>
              </w:rPr>
            </w:rPrChange>
          </w:rPr>
          <w:t xml:space="preserve">Fetzer, I., K. </w:t>
        </w:r>
        <w:proofErr w:type="spellStart"/>
        <w:r w:rsidRPr="00DB3C23">
          <w:rPr>
            <w:rStyle w:val="SubtleReference"/>
            <w:rFonts w:eastAsiaTheme="minorHAnsi"/>
            <w:rPrChange w:id="1279" w:author="Renata M. Diaz" w:date="2021-08-18T22:22:00Z">
              <w:rPr>
                <w:rFonts w:eastAsia="Times New Roman"/>
              </w:rPr>
            </w:rPrChange>
          </w:rPr>
          <w:t>Johst</w:t>
        </w:r>
        <w:proofErr w:type="spellEnd"/>
        <w:r w:rsidRPr="00DB3C23">
          <w:rPr>
            <w:rStyle w:val="SubtleReference"/>
            <w:rFonts w:eastAsiaTheme="minorHAnsi"/>
            <w:rPrChange w:id="1280" w:author="Renata M. Diaz" w:date="2021-08-18T22:22:00Z">
              <w:rPr>
                <w:rFonts w:eastAsia="Times New Roman"/>
              </w:rPr>
            </w:rPrChange>
          </w:rPr>
          <w:t xml:space="preserve">, R. </w:t>
        </w:r>
        <w:proofErr w:type="spellStart"/>
        <w:r w:rsidRPr="00DB3C23">
          <w:rPr>
            <w:rStyle w:val="SubtleReference"/>
            <w:rFonts w:eastAsiaTheme="minorHAnsi"/>
            <w:rPrChange w:id="1281" w:author="Renata M. Diaz" w:date="2021-08-18T22:22:00Z">
              <w:rPr>
                <w:rFonts w:eastAsia="Times New Roman"/>
              </w:rPr>
            </w:rPrChange>
          </w:rPr>
          <w:t>Schäwe</w:t>
        </w:r>
        <w:proofErr w:type="spellEnd"/>
        <w:r w:rsidRPr="00DB3C23">
          <w:rPr>
            <w:rStyle w:val="SubtleReference"/>
            <w:rFonts w:eastAsiaTheme="minorHAnsi"/>
            <w:rPrChange w:id="1282" w:author="Renata M. Diaz" w:date="2021-08-18T22:22:00Z">
              <w:rPr>
                <w:rFonts w:eastAsia="Times New Roman"/>
              </w:rPr>
            </w:rPrChange>
          </w:rPr>
          <w:t xml:space="preserve">, T. </w:t>
        </w:r>
        <w:proofErr w:type="spellStart"/>
        <w:r w:rsidRPr="00DB3C23">
          <w:rPr>
            <w:rStyle w:val="SubtleReference"/>
            <w:rFonts w:eastAsiaTheme="minorHAnsi"/>
            <w:rPrChange w:id="1283" w:author="Renata M. Diaz" w:date="2021-08-18T22:22:00Z">
              <w:rPr>
                <w:rFonts w:eastAsia="Times New Roman"/>
              </w:rPr>
            </w:rPrChange>
          </w:rPr>
          <w:t>Banitz</w:t>
        </w:r>
        <w:proofErr w:type="spellEnd"/>
        <w:r w:rsidRPr="00DB3C23">
          <w:rPr>
            <w:rStyle w:val="SubtleReference"/>
            <w:rFonts w:eastAsiaTheme="minorHAnsi"/>
            <w:rPrChange w:id="1284" w:author="Renata M. Diaz" w:date="2021-08-18T22:22:00Z">
              <w:rPr>
                <w:rFonts w:eastAsia="Times New Roman"/>
              </w:rPr>
            </w:rPrChange>
          </w:rPr>
          <w:t xml:space="preserve">, H. Harms, and A. </w:t>
        </w:r>
        <w:proofErr w:type="spellStart"/>
        <w:r w:rsidRPr="00DB3C23">
          <w:rPr>
            <w:rStyle w:val="SubtleReference"/>
            <w:rFonts w:eastAsiaTheme="minorHAnsi"/>
            <w:rPrChange w:id="1285" w:author="Renata M. Diaz" w:date="2021-08-18T22:22:00Z">
              <w:rPr>
                <w:rFonts w:eastAsia="Times New Roman"/>
              </w:rPr>
            </w:rPrChange>
          </w:rPr>
          <w:t>Chatzinotas</w:t>
        </w:r>
        <w:proofErr w:type="spellEnd"/>
        <w:r w:rsidRPr="00DB3C23">
          <w:rPr>
            <w:rStyle w:val="SubtleReference"/>
            <w:rFonts w:eastAsiaTheme="minorHAnsi"/>
            <w:rPrChange w:id="1286" w:author="Renata M. Diaz" w:date="2021-08-18T22:22:00Z">
              <w:rPr>
                <w:rFonts w:eastAsia="Times New Roman"/>
              </w:rPr>
            </w:rPrChange>
          </w:rPr>
          <w:t>. 2015. The extent of functional redundancy changes as species’ roles shift in different environments. Proceedings of the National Academy of Sciences 112:14888–14893.</w:t>
        </w:r>
      </w:ins>
    </w:p>
    <w:p w14:paraId="0D040BE4" w14:textId="77777777" w:rsidR="00DB3C23" w:rsidRPr="00DB3C23" w:rsidRDefault="00DB3C23">
      <w:pPr>
        <w:ind w:left="630" w:hanging="630"/>
        <w:rPr>
          <w:ins w:id="1287" w:author="Renata M. Diaz" w:date="2021-08-18T22:21:00Z"/>
          <w:rStyle w:val="SubtleReference"/>
          <w:rFonts w:eastAsiaTheme="minorHAnsi"/>
          <w:rPrChange w:id="1288" w:author="Renata M. Diaz" w:date="2021-08-18T22:22:00Z">
            <w:rPr>
              <w:ins w:id="1289" w:author="Renata M. Diaz" w:date="2021-08-18T22:21:00Z"/>
              <w:rFonts w:eastAsia="Times New Roman"/>
            </w:rPr>
          </w:rPrChange>
        </w:rPr>
        <w:pPrChange w:id="1290" w:author="Renata M. Diaz" w:date="2021-08-18T22:22:00Z">
          <w:pPr>
            <w:ind w:hanging="480"/>
          </w:pPr>
        </w:pPrChange>
      </w:pPr>
      <w:ins w:id="1291" w:author="Renata M. Diaz" w:date="2021-08-18T22:21:00Z">
        <w:r w:rsidRPr="00DB3C23">
          <w:rPr>
            <w:rStyle w:val="SubtleReference"/>
            <w:rFonts w:eastAsiaTheme="minorHAnsi"/>
            <w:rPrChange w:id="1292" w:author="Renata M. Diaz" w:date="2021-08-18T22:22:00Z">
              <w:rPr>
                <w:rFonts w:eastAsia="Times New Roman"/>
              </w:rPr>
            </w:rPrChange>
          </w:rPr>
          <w:t xml:space="preserve">Gonzalez, A., and M. </w:t>
        </w:r>
        <w:proofErr w:type="spellStart"/>
        <w:r w:rsidRPr="00DB3C23">
          <w:rPr>
            <w:rStyle w:val="SubtleReference"/>
            <w:rFonts w:eastAsiaTheme="minorHAnsi"/>
            <w:rPrChange w:id="1293" w:author="Renata M. Diaz" w:date="2021-08-18T22:22:00Z">
              <w:rPr>
                <w:rFonts w:eastAsia="Times New Roman"/>
              </w:rPr>
            </w:rPrChange>
          </w:rPr>
          <w:t>Loreau</w:t>
        </w:r>
        <w:proofErr w:type="spellEnd"/>
        <w:r w:rsidRPr="00DB3C23">
          <w:rPr>
            <w:rStyle w:val="SubtleReference"/>
            <w:rFonts w:eastAsiaTheme="minorHAnsi"/>
            <w:rPrChange w:id="1294" w:author="Renata M. Diaz" w:date="2021-08-18T22:22:00Z">
              <w:rPr>
                <w:rFonts w:eastAsia="Times New Roman"/>
              </w:rPr>
            </w:rPrChange>
          </w:rPr>
          <w:t>. 2009. The Causes and Consequences of Compensatory Dynamics in Ecological Communities. Annual Review of Ecology, Evolution, and Systematics 40:393–414.</w:t>
        </w:r>
      </w:ins>
    </w:p>
    <w:p w14:paraId="6F48E3D2" w14:textId="77777777" w:rsidR="00DB3C23" w:rsidRPr="00DB3C23" w:rsidRDefault="00DB3C23">
      <w:pPr>
        <w:ind w:left="630" w:hanging="630"/>
        <w:rPr>
          <w:ins w:id="1295" w:author="Renata M. Diaz" w:date="2021-08-18T22:21:00Z"/>
          <w:rStyle w:val="SubtleReference"/>
          <w:rFonts w:eastAsiaTheme="minorHAnsi"/>
          <w:rPrChange w:id="1296" w:author="Renata M. Diaz" w:date="2021-08-18T22:22:00Z">
            <w:rPr>
              <w:ins w:id="1297" w:author="Renata M. Diaz" w:date="2021-08-18T22:21:00Z"/>
              <w:rFonts w:eastAsia="Times New Roman"/>
            </w:rPr>
          </w:rPrChange>
        </w:rPr>
        <w:pPrChange w:id="1298" w:author="Renata M. Diaz" w:date="2021-08-18T22:22:00Z">
          <w:pPr>
            <w:ind w:hanging="480"/>
          </w:pPr>
        </w:pPrChange>
      </w:pPr>
      <w:proofErr w:type="spellStart"/>
      <w:ins w:id="1299" w:author="Renata M. Diaz" w:date="2021-08-18T22:21:00Z">
        <w:r w:rsidRPr="00DB3C23">
          <w:rPr>
            <w:rStyle w:val="SubtleReference"/>
            <w:rFonts w:eastAsiaTheme="minorHAnsi"/>
            <w:rPrChange w:id="1300" w:author="Renata M. Diaz" w:date="2021-08-18T22:22:00Z">
              <w:rPr>
                <w:rFonts w:eastAsia="Times New Roman"/>
              </w:rPr>
            </w:rPrChange>
          </w:rPr>
          <w:t>Heske</w:t>
        </w:r>
        <w:proofErr w:type="spellEnd"/>
        <w:r w:rsidRPr="00DB3C23">
          <w:rPr>
            <w:rStyle w:val="SubtleReference"/>
            <w:rFonts w:eastAsiaTheme="minorHAnsi"/>
            <w:rPrChange w:id="1301" w:author="Renata M. Diaz" w:date="2021-08-18T22:22:00Z">
              <w:rPr>
                <w:rFonts w:eastAsia="Times New Roman"/>
              </w:rPr>
            </w:rPrChange>
          </w:rPr>
          <w:t xml:space="preserve">, E. J., J. H. Brown, and S. Mistry. 1994. Long-Term Experimental Study of a </w:t>
        </w:r>
        <w:proofErr w:type="spellStart"/>
        <w:r w:rsidRPr="00DB3C23">
          <w:rPr>
            <w:rStyle w:val="SubtleReference"/>
            <w:rFonts w:eastAsiaTheme="minorHAnsi"/>
            <w:rPrChange w:id="1302" w:author="Renata M. Diaz" w:date="2021-08-18T22:22:00Z">
              <w:rPr>
                <w:rFonts w:eastAsia="Times New Roman"/>
              </w:rPr>
            </w:rPrChange>
          </w:rPr>
          <w:t>Chihuahuan</w:t>
        </w:r>
        <w:proofErr w:type="spellEnd"/>
        <w:r w:rsidRPr="00DB3C23">
          <w:rPr>
            <w:rStyle w:val="SubtleReference"/>
            <w:rFonts w:eastAsiaTheme="minorHAnsi"/>
            <w:rPrChange w:id="1303" w:author="Renata M. Diaz" w:date="2021-08-18T22:22:00Z">
              <w:rPr>
                <w:rFonts w:eastAsia="Times New Roman"/>
              </w:rPr>
            </w:rPrChange>
          </w:rPr>
          <w:t xml:space="preserve"> Desert Rodent Community: 13 Years of Competition. Ecology 75:438–445.</w:t>
        </w:r>
      </w:ins>
    </w:p>
    <w:p w14:paraId="5A58DFC1" w14:textId="77777777" w:rsidR="00DB3C23" w:rsidRPr="00DB3C23" w:rsidRDefault="00DB3C23">
      <w:pPr>
        <w:ind w:left="630" w:hanging="630"/>
        <w:rPr>
          <w:ins w:id="1304" w:author="Renata M. Diaz" w:date="2021-08-18T22:21:00Z"/>
          <w:rStyle w:val="SubtleReference"/>
          <w:rFonts w:eastAsiaTheme="minorHAnsi"/>
          <w:rPrChange w:id="1305" w:author="Renata M. Diaz" w:date="2021-08-18T22:22:00Z">
            <w:rPr>
              <w:ins w:id="1306" w:author="Renata M. Diaz" w:date="2021-08-18T22:21:00Z"/>
              <w:rFonts w:eastAsia="Times New Roman"/>
            </w:rPr>
          </w:rPrChange>
        </w:rPr>
        <w:pPrChange w:id="1307" w:author="Renata M. Diaz" w:date="2021-08-18T22:22:00Z">
          <w:pPr>
            <w:ind w:hanging="480"/>
          </w:pPr>
        </w:pPrChange>
      </w:pPr>
      <w:proofErr w:type="spellStart"/>
      <w:ins w:id="1308" w:author="Renata M. Diaz" w:date="2021-08-18T22:21:00Z">
        <w:r w:rsidRPr="00DB3C23">
          <w:rPr>
            <w:rStyle w:val="SubtleReference"/>
            <w:rFonts w:eastAsiaTheme="minorHAnsi"/>
            <w:rPrChange w:id="1309" w:author="Renata M. Diaz" w:date="2021-08-18T22:22:00Z">
              <w:rPr>
                <w:rFonts w:eastAsia="Times New Roman"/>
              </w:rPr>
            </w:rPrChange>
          </w:rPr>
          <w:lastRenderedPageBreak/>
          <w:t>Houlahan</w:t>
        </w:r>
        <w:proofErr w:type="spellEnd"/>
        <w:r w:rsidRPr="00DB3C23">
          <w:rPr>
            <w:rStyle w:val="SubtleReference"/>
            <w:rFonts w:eastAsiaTheme="minorHAnsi"/>
            <w:rPrChange w:id="1310" w:author="Renata M. Diaz" w:date="2021-08-18T22:22:00Z">
              <w:rPr>
                <w:rFonts w:eastAsia="Times New Roman"/>
              </w:rPr>
            </w:rPrChange>
          </w:rPr>
          <w:t xml:space="preserve">, J. E., D. J. Currie, K. </w:t>
        </w:r>
        <w:proofErr w:type="spellStart"/>
        <w:r w:rsidRPr="00DB3C23">
          <w:rPr>
            <w:rStyle w:val="SubtleReference"/>
            <w:rFonts w:eastAsiaTheme="minorHAnsi"/>
            <w:rPrChange w:id="1311" w:author="Renata M. Diaz" w:date="2021-08-18T22:22:00Z">
              <w:rPr>
                <w:rFonts w:eastAsia="Times New Roman"/>
              </w:rPr>
            </w:rPrChange>
          </w:rPr>
          <w:t>Cottenie</w:t>
        </w:r>
        <w:proofErr w:type="spellEnd"/>
        <w:r w:rsidRPr="00DB3C23">
          <w:rPr>
            <w:rStyle w:val="SubtleReference"/>
            <w:rFonts w:eastAsiaTheme="minorHAnsi"/>
            <w:rPrChange w:id="1312" w:author="Renata M. Diaz" w:date="2021-08-18T22:22:00Z">
              <w:rPr>
                <w:rFonts w:eastAsia="Times New Roman"/>
              </w:rPr>
            </w:rPrChange>
          </w:rPr>
          <w:t xml:space="preserve">, G. S. Cumming, S. K. M. Ernest, C. S. Findlay, S. D. </w:t>
        </w:r>
        <w:proofErr w:type="spellStart"/>
        <w:r w:rsidRPr="00DB3C23">
          <w:rPr>
            <w:rStyle w:val="SubtleReference"/>
            <w:rFonts w:eastAsiaTheme="minorHAnsi"/>
            <w:rPrChange w:id="1313" w:author="Renata M. Diaz" w:date="2021-08-18T22:22:00Z">
              <w:rPr>
                <w:rFonts w:eastAsia="Times New Roman"/>
              </w:rPr>
            </w:rPrChange>
          </w:rPr>
          <w:t>Fuhlendorf</w:t>
        </w:r>
        <w:proofErr w:type="spellEnd"/>
        <w:r w:rsidRPr="00DB3C23">
          <w:rPr>
            <w:rStyle w:val="SubtleReference"/>
            <w:rFonts w:eastAsiaTheme="minorHAnsi"/>
            <w:rPrChange w:id="1314" w:author="Renata M. Diaz" w:date="2021-08-18T22:22:00Z">
              <w:rPr>
                <w:rFonts w:eastAsia="Times New Roman"/>
              </w:rPr>
            </w:rPrChange>
          </w:rPr>
          <w:t xml:space="preserve">, R. D. Stevens, T. J. Willis, I. P. </w:t>
        </w:r>
        <w:proofErr w:type="spellStart"/>
        <w:r w:rsidRPr="00DB3C23">
          <w:rPr>
            <w:rStyle w:val="SubtleReference"/>
            <w:rFonts w:eastAsiaTheme="minorHAnsi"/>
            <w:rPrChange w:id="1315" w:author="Renata M. Diaz" w:date="2021-08-18T22:22:00Z">
              <w:rPr>
                <w:rFonts w:eastAsia="Times New Roman"/>
              </w:rPr>
            </w:rPrChange>
          </w:rPr>
          <w:t>Woiwod</w:t>
        </w:r>
        <w:proofErr w:type="spellEnd"/>
        <w:r w:rsidRPr="00DB3C23">
          <w:rPr>
            <w:rStyle w:val="SubtleReference"/>
            <w:rFonts w:eastAsiaTheme="minorHAnsi"/>
            <w:rPrChange w:id="1316" w:author="Renata M. Diaz" w:date="2021-08-18T22:22:00Z">
              <w:rPr>
                <w:rFonts w:eastAsia="Times New Roman"/>
              </w:rPr>
            </w:rPrChange>
          </w:rPr>
          <w:t xml:space="preserve">, and S. M. </w:t>
        </w:r>
        <w:proofErr w:type="spellStart"/>
        <w:r w:rsidRPr="00DB3C23">
          <w:rPr>
            <w:rStyle w:val="SubtleReference"/>
            <w:rFonts w:eastAsiaTheme="minorHAnsi"/>
            <w:rPrChange w:id="1317" w:author="Renata M. Diaz" w:date="2021-08-18T22:22:00Z">
              <w:rPr>
                <w:rFonts w:eastAsia="Times New Roman"/>
              </w:rPr>
            </w:rPrChange>
          </w:rPr>
          <w:t>Wondzell</w:t>
        </w:r>
        <w:proofErr w:type="spellEnd"/>
        <w:r w:rsidRPr="00DB3C23">
          <w:rPr>
            <w:rStyle w:val="SubtleReference"/>
            <w:rFonts w:eastAsiaTheme="minorHAnsi"/>
            <w:rPrChange w:id="1318" w:author="Renata M. Diaz" w:date="2021-08-18T22:22:00Z">
              <w:rPr>
                <w:rFonts w:eastAsia="Times New Roman"/>
              </w:rPr>
            </w:rPrChange>
          </w:rPr>
          <w:t>. 2007. Compensatory dynamics are rare in natural ecological communities. Proceedings of the National Academy of Sciences. 104(9): 3273-3277.</w:t>
        </w:r>
      </w:ins>
    </w:p>
    <w:p w14:paraId="1E8CE1AE" w14:textId="77777777" w:rsidR="00DB3C23" w:rsidRPr="00DB3C23" w:rsidRDefault="00DB3C23">
      <w:pPr>
        <w:ind w:left="630" w:hanging="630"/>
        <w:rPr>
          <w:ins w:id="1319" w:author="Renata M. Diaz" w:date="2021-08-18T22:21:00Z"/>
          <w:rStyle w:val="SubtleReference"/>
          <w:rFonts w:eastAsiaTheme="minorHAnsi"/>
          <w:rPrChange w:id="1320" w:author="Renata M. Diaz" w:date="2021-08-18T22:22:00Z">
            <w:rPr>
              <w:ins w:id="1321" w:author="Renata M. Diaz" w:date="2021-08-18T22:21:00Z"/>
              <w:rFonts w:eastAsia="Times New Roman"/>
            </w:rPr>
          </w:rPrChange>
        </w:rPr>
        <w:pPrChange w:id="1322" w:author="Renata M. Diaz" w:date="2021-08-18T22:22:00Z">
          <w:pPr>
            <w:ind w:hanging="480"/>
          </w:pPr>
        </w:pPrChange>
      </w:pPr>
      <w:ins w:id="1323" w:author="Renata M. Diaz" w:date="2021-08-18T22:21:00Z">
        <w:r w:rsidRPr="00DB3C23">
          <w:rPr>
            <w:rStyle w:val="SubtleReference"/>
            <w:rFonts w:eastAsiaTheme="minorHAnsi"/>
            <w:rPrChange w:id="1324" w:author="Renata M. Diaz" w:date="2021-08-18T22:22:00Z">
              <w:rPr>
                <w:rFonts w:eastAsia="Times New Roman"/>
              </w:rPr>
            </w:rPrChange>
          </w:rPr>
          <w:t>Hubbell, S. P. 2001. The Unified Neutral Theory of Biodiversity and Biogeography (MPB-32). Princeton University Press.</w:t>
        </w:r>
      </w:ins>
    </w:p>
    <w:p w14:paraId="1DBA9FA3" w14:textId="77777777" w:rsidR="00DB3C23" w:rsidRPr="00DB3C23" w:rsidRDefault="00DB3C23">
      <w:pPr>
        <w:ind w:left="630" w:hanging="630"/>
        <w:rPr>
          <w:ins w:id="1325" w:author="Renata M. Diaz" w:date="2021-08-18T22:21:00Z"/>
          <w:rStyle w:val="SubtleReference"/>
          <w:rFonts w:eastAsiaTheme="minorHAnsi"/>
          <w:rPrChange w:id="1326" w:author="Renata M. Diaz" w:date="2021-08-18T22:22:00Z">
            <w:rPr>
              <w:ins w:id="1327" w:author="Renata M. Diaz" w:date="2021-08-18T22:21:00Z"/>
              <w:rFonts w:eastAsia="Times New Roman"/>
            </w:rPr>
          </w:rPrChange>
        </w:rPr>
        <w:pPrChange w:id="1328" w:author="Renata M. Diaz" w:date="2021-08-18T22:22:00Z">
          <w:pPr>
            <w:ind w:hanging="480"/>
          </w:pPr>
        </w:pPrChange>
      </w:pPr>
      <w:proofErr w:type="spellStart"/>
      <w:ins w:id="1329" w:author="Renata M. Diaz" w:date="2021-08-18T22:21:00Z">
        <w:r w:rsidRPr="00DB3C23">
          <w:rPr>
            <w:rStyle w:val="SubtleReference"/>
            <w:rFonts w:eastAsiaTheme="minorHAnsi"/>
            <w:rPrChange w:id="1330" w:author="Renata M. Diaz" w:date="2021-08-18T22:22:00Z">
              <w:rPr>
                <w:rFonts w:eastAsia="Times New Roman"/>
              </w:rPr>
            </w:rPrChange>
          </w:rPr>
          <w:t>Kelt</w:t>
        </w:r>
        <w:proofErr w:type="spellEnd"/>
        <w:r w:rsidRPr="00DB3C23">
          <w:rPr>
            <w:rStyle w:val="SubtleReference"/>
            <w:rFonts w:eastAsiaTheme="minorHAnsi"/>
            <w:rPrChange w:id="1331" w:author="Renata M. Diaz" w:date="2021-08-18T22:22:00Z">
              <w:rPr>
                <w:rFonts w:eastAsia="Times New Roman"/>
              </w:rPr>
            </w:rPrChange>
          </w:rPr>
          <w:t>, D. A. 2011. Comparative ecology of desert small mammals: a selective review of the past 30 years. Journal of Mammalogy 92:1158–1178.</w:t>
        </w:r>
      </w:ins>
    </w:p>
    <w:p w14:paraId="1B8AF860" w14:textId="77777777" w:rsidR="00DB3C23" w:rsidRPr="00DB3C23" w:rsidRDefault="00DB3C23">
      <w:pPr>
        <w:ind w:left="630" w:hanging="630"/>
        <w:rPr>
          <w:ins w:id="1332" w:author="Renata M. Diaz" w:date="2021-08-18T22:21:00Z"/>
          <w:rStyle w:val="SubtleReference"/>
          <w:rFonts w:eastAsiaTheme="minorHAnsi"/>
          <w:rPrChange w:id="1333" w:author="Renata M. Diaz" w:date="2021-08-18T22:22:00Z">
            <w:rPr>
              <w:ins w:id="1334" w:author="Renata M. Diaz" w:date="2021-08-18T22:21:00Z"/>
              <w:rFonts w:eastAsia="Times New Roman"/>
            </w:rPr>
          </w:rPrChange>
        </w:rPr>
        <w:pPrChange w:id="1335" w:author="Renata M. Diaz" w:date="2021-08-18T22:22:00Z">
          <w:pPr>
            <w:ind w:hanging="480"/>
          </w:pPr>
        </w:pPrChange>
      </w:pPr>
      <w:proofErr w:type="spellStart"/>
      <w:ins w:id="1336" w:author="Renata M. Diaz" w:date="2021-08-18T22:21:00Z">
        <w:r w:rsidRPr="00DB3C23">
          <w:rPr>
            <w:rStyle w:val="SubtleReference"/>
            <w:rFonts w:eastAsiaTheme="minorHAnsi"/>
            <w:rPrChange w:id="1337" w:author="Renata M. Diaz" w:date="2021-08-18T22:22:00Z">
              <w:rPr>
                <w:rFonts w:eastAsia="Times New Roman"/>
              </w:rPr>
            </w:rPrChange>
          </w:rPr>
          <w:t>Kelt</w:t>
        </w:r>
        <w:proofErr w:type="spellEnd"/>
        <w:r w:rsidRPr="00DB3C23">
          <w:rPr>
            <w:rStyle w:val="SubtleReference"/>
            <w:rFonts w:eastAsiaTheme="minorHAnsi"/>
            <w:rPrChange w:id="1338" w:author="Renata M. Diaz" w:date="2021-08-18T22:22:00Z">
              <w:rPr>
                <w:rFonts w:eastAsia="Times New Roman"/>
              </w:rPr>
            </w:rPrChange>
          </w:rPr>
          <w:t xml:space="preserve">, D. A., J. R. </w:t>
        </w:r>
        <w:proofErr w:type="spellStart"/>
        <w:r w:rsidRPr="00DB3C23">
          <w:rPr>
            <w:rStyle w:val="SubtleReference"/>
            <w:rFonts w:eastAsiaTheme="minorHAnsi"/>
            <w:rPrChange w:id="1339" w:author="Renata M. Diaz" w:date="2021-08-18T22:22:00Z">
              <w:rPr>
                <w:rFonts w:eastAsia="Times New Roman"/>
              </w:rPr>
            </w:rPrChange>
          </w:rPr>
          <w:t>Aliperti</w:t>
        </w:r>
        <w:proofErr w:type="spellEnd"/>
        <w:r w:rsidRPr="00DB3C23">
          <w:rPr>
            <w:rStyle w:val="SubtleReference"/>
            <w:rFonts w:eastAsiaTheme="minorHAnsi"/>
            <w:rPrChange w:id="1340" w:author="Renata M. Diaz" w:date="2021-08-18T22:22:00Z">
              <w:rPr>
                <w:rFonts w:eastAsia="Times New Roman"/>
              </w:rPr>
            </w:rPrChange>
          </w:rPr>
          <w:t xml:space="preserve">, P. L. Meserve, W. B. Milstead, M. A. </w:t>
        </w:r>
        <w:proofErr w:type="spellStart"/>
        <w:r w:rsidRPr="00DB3C23">
          <w:rPr>
            <w:rStyle w:val="SubtleReference"/>
            <w:rFonts w:eastAsiaTheme="minorHAnsi"/>
            <w:rPrChange w:id="1341" w:author="Renata M. Diaz" w:date="2021-08-18T22:22:00Z">
              <w:rPr>
                <w:rFonts w:eastAsia="Times New Roman"/>
              </w:rPr>
            </w:rPrChange>
          </w:rPr>
          <w:t>Previtali</w:t>
        </w:r>
        <w:proofErr w:type="spellEnd"/>
        <w:r w:rsidRPr="00DB3C23">
          <w:rPr>
            <w:rStyle w:val="SubtleReference"/>
            <w:rFonts w:eastAsiaTheme="minorHAnsi"/>
            <w:rPrChange w:id="1342" w:author="Renata M. Diaz" w:date="2021-08-18T22:22:00Z">
              <w:rPr>
                <w:rFonts w:eastAsia="Times New Roman"/>
              </w:rPr>
            </w:rPrChange>
          </w:rPr>
          <w:t>, and J. R. Gutierrez. 2015. Energetic compensation is historically contingent and not supported for small mammals in South American or Asian deserts. Ecology 96:1702–1712.</w:t>
        </w:r>
      </w:ins>
    </w:p>
    <w:p w14:paraId="3D672B47" w14:textId="77777777" w:rsidR="00DB3C23" w:rsidRPr="00DB3C23" w:rsidRDefault="00DB3C23">
      <w:pPr>
        <w:ind w:left="630" w:hanging="630"/>
        <w:rPr>
          <w:ins w:id="1343" w:author="Renata M. Diaz" w:date="2021-08-18T22:21:00Z"/>
          <w:rStyle w:val="SubtleReference"/>
          <w:rFonts w:eastAsiaTheme="minorHAnsi"/>
          <w:rPrChange w:id="1344" w:author="Renata M. Diaz" w:date="2021-08-18T22:22:00Z">
            <w:rPr>
              <w:ins w:id="1345" w:author="Renata M. Diaz" w:date="2021-08-18T22:21:00Z"/>
              <w:rFonts w:eastAsia="Times New Roman"/>
            </w:rPr>
          </w:rPrChange>
        </w:rPr>
        <w:pPrChange w:id="1346" w:author="Renata M. Diaz" w:date="2021-08-18T22:22:00Z">
          <w:pPr>
            <w:ind w:hanging="480"/>
          </w:pPr>
        </w:pPrChange>
      </w:pPr>
      <w:ins w:id="1347" w:author="Renata M. Diaz" w:date="2021-08-18T22:21:00Z">
        <w:r w:rsidRPr="00DB3C23">
          <w:rPr>
            <w:rStyle w:val="SubtleReference"/>
            <w:rFonts w:eastAsiaTheme="minorHAnsi"/>
            <w:rPrChange w:id="1348" w:author="Renata M. Diaz" w:date="2021-08-18T22:22:00Z">
              <w:rPr>
                <w:rFonts w:eastAsia="Times New Roman"/>
              </w:rPr>
            </w:rPrChange>
          </w:rPr>
          <w:t>Lawton, J. H. 1994. What Do Species Do in Ecosystems? Oikos 71:367–374.</w:t>
        </w:r>
      </w:ins>
    </w:p>
    <w:p w14:paraId="39F429AC" w14:textId="77777777" w:rsidR="00DB3C23" w:rsidRPr="00DB3C23" w:rsidRDefault="00DB3C23">
      <w:pPr>
        <w:ind w:left="630" w:hanging="630"/>
        <w:rPr>
          <w:ins w:id="1349" w:author="Renata M. Diaz" w:date="2021-08-18T22:21:00Z"/>
          <w:rStyle w:val="SubtleReference"/>
          <w:rFonts w:eastAsiaTheme="minorHAnsi"/>
          <w:rPrChange w:id="1350" w:author="Renata M. Diaz" w:date="2021-08-18T22:22:00Z">
            <w:rPr>
              <w:ins w:id="1351" w:author="Renata M. Diaz" w:date="2021-08-18T22:21:00Z"/>
              <w:rFonts w:eastAsia="Times New Roman"/>
            </w:rPr>
          </w:rPrChange>
        </w:rPr>
        <w:pPrChange w:id="1352" w:author="Renata M. Diaz" w:date="2021-08-18T22:22:00Z">
          <w:pPr>
            <w:ind w:hanging="480"/>
          </w:pPr>
        </w:pPrChange>
      </w:pPr>
      <w:proofErr w:type="spellStart"/>
      <w:ins w:id="1353" w:author="Renata M. Diaz" w:date="2021-08-18T22:21:00Z">
        <w:r w:rsidRPr="00DB3C23">
          <w:rPr>
            <w:rStyle w:val="SubtleReference"/>
            <w:rFonts w:eastAsiaTheme="minorHAnsi"/>
            <w:rPrChange w:id="1354" w:author="Renata M. Diaz" w:date="2021-08-18T22:22:00Z">
              <w:rPr>
                <w:rFonts w:eastAsia="Times New Roman"/>
              </w:rPr>
            </w:rPrChange>
          </w:rPr>
          <w:t>Leibold</w:t>
        </w:r>
        <w:proofErr w:type="spellEnd"/>
        <w:r w:rsidRPr="00DB3C23">
          <w:rPr>
            <w:rStyle w:val="SubtleReference"/>
            <w:rFonts w:eastAsiaTheme="minorHAnsi"/>
            <w:rPrChange w:id="1355" w:author="Renata M. Diaz" w:date="2021-08-18T22:22:00Z">
              <w:rPr>
                <w:rFonts w:eastAsia="Times New Roman"/>
              </w:rPr>
            </w:rPrChange>
          </w:rPr>
          <w:t>, M. A., J. M. Chase, and S. K. M. Ernest. 2017. Community assembly and the functioning of ecosystems: how metacommunity processes alter ecosystems attributes. Ecology 98:909–919.</w:t>
        </w:r>
      </w:ins>
    </w:p>
    <w:p w14:paraId="66EF6E05" w14:textId="77777777" w:rsidR="00DB3C23" w:rsidRPr="00DB3C23" w:rsidRDefault="00DB3C23">
      <w:pPr>
        <w:ind w:left="630" w:hanging="630"/>
        <w:rPr>
          <w:ins w:id="1356" w:author="Renata M. Diaz" w:date="2021-08-18T22:21:00Z"/>
          <w:rStyle w:val="SubtleReference"/>
          <w:rFonts w:eastAsiaTheme="minorHAnsi"/>
          <w:rPrChange w:id="1357" w:author="Renata M. Diaz" w:date="2021-08-18T22:22:00Z">
            <w:rPr>
              <w:ins w:id="1358" w:author="Renata M. Diaz" w:date="2021-08-18T22:21:00Z"/>
              <w:rFonts w:eastAsia="Times New Roman"/>
            </w:rPr>
          </w:rPrChange>
        </w:rPr>
        <w:pPrChange w:id="1359" w:author="Renata M. Diaz" w:date="2021-08-18T22:22:00Z">
          <w:pPr>
            <w:ind w:hanging="480"/>
          </w:pPr>
        </w:pPrChange>
      </w:pPr>
      <w:proofErr w:type="spellStart"/>
      <w:ins w:id="1360" w:author="Renata M. Diaz" w:date="2021-08-18T22:21:00Z">
        <w:r w:rsidRPr="00DB3C23">
          <w:rPr>
            <w:rStyle w:val="SubtleReference"/>
            <w:rFonts w:eastAsiaTheme="minorHAnsi"/>
            <w:rPrChange w:id="1361" w:author="Renata M. Diaz" w:date="2021-08-18T22:22:00Z">
              <w:rPr>
                <w:rFonts w:eastAsia="Times New Roman"/>
              </w:rPr>
            </w:rPrChange>
          </w:rPr>
          <w:t>Lenth</w:t>
        </w:r>
        <w:proofErr w:type="spellEnd"/>
        <w:r w:rsidRPr="00DB3C23">
          <w:rPr>
            <w:rStyle w:val="SubtleReference"/>
            <w:rFonts w:eastAsiaTheme="minorHAnsi"/>
            <w:rPrChange w:id="1362" w:author="Renata M. Diaz" w:date="2021-08-18T22:22:00Z">
              <w:rPr>
                <w:rFonts w:eastAsia="Times New Roman"/>
              </w:rPr>
            </w:rPrChange>
          </w:rPr>
          <w:t xml:space="preserve">, R. V. 2021. </w:t>
        </w:r>
        <w:proofErr w:type="spellStart"/>
        <w:r w:rsidRPr="00DB3C23">
          <w:rPr>
            <w:rStyle w:val="SubtleReference"/>
            <w:rFonts w:eastAsiaTheme="minorHAnsi"/>
            <w:rPrChange w:id="1363" w:author="Renata M. Diaz" w:date="2021-08-18T22:22:00Z">
              <w:rPr>
                <w:rFonts w:eastAsia="Times New Roman"/>
              </w:rPr>
            </w:rPrChange>
          </w:rPr>
          <w:t>emmeans</w:t>
        </w:r>
        <w:proofErr w:type="spellEnd"/>
        <w:r w:rsidRPr="00DB3C23">
          <w:rPr>
            <w:rStyle w:val="SubtleReference"/>
            <w:rFonts w:eastAsiaTheme="minorHAnsi"/>
            <w:rPrChange w:id="1364" w:author="Renata M. Diaz" w:date="2021-08-18T22:22:00Z">
              <w:rPr>
                <w:rFonts w:eastAsia="Times New Roman"/>
              </w:rPr>
            </w:rPrChange>
          </w:rPr>
          <w:t>: Estimated Marginal Means, aka Least-Squares Means.</w:t>
        </w:r>
      </w:ins>
    </w:p>
    <w:p w14:paraId="0A5C9B0C" w14:textId="77777777" w:rsidR="00DB3C23" w:rsidRPr="00DB3C23" w:rsidRDefault="00DB3C23">
      <w:pPr>
        <w:ind w:left="630" w:hanging="630"/>
        <w:rPr>
          <w:ins w:id="1365" w:author="Renata M. Diaz" w:date="2021-08-18T22:21:00Z"/>
          <w:rStyle w:val="SubtleReference"/>
          <w:rFonts w:eastAsiaTheme="minorHAnsi"/>
          <w:rPrChange w:id="1366" w:author="Renata M. Diaz" w:date="2021-08-18T22:22:00Z">
            <w:rPr>
              <w:ins w:id="1367" w:author="Renata M. Diaz" w:date="2021-08-18T22:21:00Z"/>
              <w:rFonts w:eastAsia="Times New Roman"/>
            </w:rPr>
          </w:rPrChange>
        </w:rPr>
        <w:pPrChange w:id="1368" w:author="Renata M. Diaz" w:date="2021-08-18T22:22:00Z">
          <w:pPr>
            <w:ind w:hanging="480"/>
          </w:pPr>
        </w:pPrChange>
      </w:pPr>
      <w:proofErr w:type="spellStart"/>
      <w:ins w:id="1369" w:author="Renata M. Diaz" w:date="2021-08-18T22:21:00Z">
        <w:r w:rsidRPr="00DB3C23">
          <w:rPr>
            <w:rStyle w:val="SubtleReference"/>
            <w:rFonts w:eastAsiaTheme="minorHAnsi"/>
            <w:rPrChange w:id="1370" w:author="Renata M. Diaz" w:date="2021-08-18T22:22:00Z">
              <w:rPr>
                <w:rFonts w:eastAsia="Times New Roman"/>
              </w:rPr>
            </w:rPrChange>
          </w:rPr>
          <w:t>Loreau</w:t>
        </w:r>
        <w:proofErr w:type="spellEnd"/>
        <w:r w:rsidRPr="00DB3C23">
          <w:rPr>
            <w:rStyle w:val="SubtleReference"/>
            <w:rFonts w:eastAsiaTheme="minorHAnsi"/>
            <w:rPrChange w:id="1371" w:author="Renata M. Diaz" w:date="2021-08-18T22:22:00Z">
              <w:rPr>
                <w:rFonts w:eastAsia="Times New Roman"/>
              </w:rPr>
            </w:rPrChange>
          </w:rPr>
          <w:t>, M. 2004. Does functional redundancy exist? Oikos 104:606–611.</w:t>
        </w:r>
      </w:ins>
    </w:p>
    <w:p w14:paraId="1DB4DE0C" w14:textId="77777777" w:rsidR="00DB3C23" w:rsidRPr="00DB3C23" w:rsidRDefault="00DB3C23">
      <w:pPr>
        <w:ind w:left="630" w:hanging="630"/>
        <w:rPr>
          <w:ins w:id="1372" w:author="Renata M. Diaz" w:date="2021-08-18T22:21:00Z"/>
          <w:rStyle w:val="SubtleReference"/>
          <w:rFonts w:eastAsiaTheme="minorHAnsi"/>
          <w:rPrChange w:id="1373" w:author="Renata M. Diaz" w:date="2021-08-18T22:22:00Z">
            <w:rPr>
              <w:ins w:id="1374" w:author="Renata M. Diaz" w:date="2021-08-18T22:21:00Z"/>
              <w:rFonts w:eastAsia="Times New Roman"/>
            </w:rPr>
          </w:rPrChange>
        </w:rPr>
        <w:pPrChange w:id="1375" w:author="Renata M. Diaz" w:date="2021-08-18T22:22:00Z">
          <w:pPr>
            <w:ind w:hanging="480"/>
          </w:pPr>
        </w:pPrChange>
      </w:pPr>
      <w:proofErr w:type="spellStart"/>
      <w:ins w:id="1376" w:author="Renata M. Diaz" w:date="2021-08-18T22:21:00Z">
        <w:r w:rsidRPr="00DB3C23">
          <w:rPr>
            <w:rStyle w:val="SubtleReference"/>
            <w:rFonts w:eastAsiaTheme="minorHAnsi"/>
            <w:rPrChange w:id="1377" w:author="Renata M. Diaz" w:date="2021-08-18T22:22:00Z">
              <w:rPr>
                <w:rFonts w:eastAsia="Times New Roman"/>
              </w:rPr>
            </w:rPrChange>
          </w:rPr>
          <w:t>M’Closkey</w:t>
        </w:r>
        <w:proofErr w:type="spellEnd"/>
        <w:r w:rsidRPr="00DB3C23">
          <w:rPr>
            <w:rStyle w:val="SubtleReference"/>
            <w:rFonts w:eastAsiaTheme="minorHAnsi"/>
            <w:rPrChange w:id="1378" w:author="Renata M. Diaz" w:date="2021-08-18T22:22:00Z">
              <w:rPr>
                <w:rFonts w:eastAsia="Times New Roman"/>
              </w:rPr>
            </w:rPrChange>
          </w:rPr>
          <w:t>, R. T. 1982. The principle of equal opportunity: a test with desert rodents. Canadian Journal of Zoology 60:1968–1972.</w:t>
        </w:r>
      </w:ins>
    </w:p>
    <w:p w14:paraId="3EB73F29" w14:textId="77777777" w:rsidR="00DB3C23" w:rsidRPr="00DB3C23" w:rsidRDefault="00DB3C23">
      <w:pPr>
        <w:ind w:left="630" w:hanging="630"/>
        <w:rPr>
          <w:ins w:id="1379" w:author="Renata M. Diaz" w:date="2021-08-18T22:21:00Z"/>
          <w:rStyle w:val="SubtleReference"/>
          <w:rFonts w:eastAsiaTheme="minorHAnsi"/>
          <w:rPrChange w:id="1380" w:author="Renata M. Diaz" w:date="2021-08-18T22:22:00Z">
            <w:rPr>
              <w:ins w:id="1381" w:author="Renata M. Diaz" w:date="2021-08-18T22:21:00Z"/>
              <w:rFonts w:eastAsia="Times New Roman"/>
            </w:rPr>
          </w:rPrChange>
        </w:rPr>
        <w:pPrChange w:id="1382" w:author="Renata M. Diaz" w:date="2021-08-18T22:22:00Z">
          <w:pPr>
            <w:ind w:hanging="480"/>
          </w:pPr>
        </w:pPrChange>
      </w:pPr>
      <w:ins w:id="1383" w:author="Renata M. Diaz" w:date="2021-08-18T22:21:00Z">
        <w:r w:rsidRPr="00DB3C23">
          <w:rPr>
            <w:rStyle w:val="SubtleReference"/>
            <w:rFonts w:eastAsiaTheme="minorHAnsi"/>
            <w:rPrChange w:id="1384" w:author="Renata M. Diaz" w:date="2021-08-18T22:22:00Z">
              <w:rPr>
                <w:rFonts w:eastAsia="Times New Roman"/>
              </w:rPr>
            </w:rPrChange>
          </w:rPr>
          <w:t xml:space="preserve">Pinheiro, J., D. Bates, S. </w:t>
        </w:r>
        <w:proofErr w:type="spellStart"/>
        <w:r w:rsidRPr="00DB3C23">
          <w:rPr>
            <w:rStyle w:val="SubtleReference"/>
            <w:rFonts w:eastAsiaTheme="minorHAnsi"/>
            <w:rPrChange w:id="1385" w:author="Renata M. Diaz" w:date="2021-08-18T22:22:00Z">
              <w:rPr>
                <w:rFonts w:eastAsia="Times New Roman"/>
              </w:rPr>
            </w:rPrChange>
          </w:rPr>
          <w:t>DebRoy</w:t>
        </w:r>
        <w:proofErr w:type="spellEnd"/>
        <w:r w:rsidRPr="00DB3C23">
          <w:rPr>
            <w:rStyle w:val="SubtleReference"/>
            <w:rFonts w:eastAsiaTheme="minorHAnsi"/>
            <w:rPrChange w:id="1386" w:author="Renata M. Diaz" w:date="2021-08-18T22:22:00Z">
              <w:rPr>
                <w:rFonts w:eastAsia="Times New Roman"/>
              </w:rPr>
            </w:rPrChange>
          </w:rPr>
          <w:t xml:space="preserve">, D. Sarkar, and R Core Team. 2020. </w:t>
        </w:r>
        <w:proofErr w:type="spellStart"/>
        <w:r w:rsidRPr="00DB3C23">
          <w:rPr>
            <w:rStyle w:val="SubtleReference"/>
            <w:rFonts w:eastAsiaTheme="minorHAnsi"/>
            <w:rPrChange w:id="1387" w:author="Renata M. Diaz" w:date="2021-08-18T22:22:00Z">
              <w:rPr>
                <w:rFonts w:eastAsia="Times New Roman"/>
              </w:rPr>
            </w:rPrChange>
          </w:rPr>
          <w:t>nlme</w:t>
        </w:r>
        <w:proofErr w:type="spellEnd"/>
        <w:r w:rsidRPr="00DB3C23">
          <w:rPr>
            <w:rStyle w:val="SubtleReference"/>
            <w:rFonts w:eastAsiaTheme="minorHAnsi"/>
            <w:rPrChange w:id="1388" w:author="Renata M. Diaz" w:date="2021-08-18T22:22:00Z">
              <w:rPr>
                <w:rFonts w:eastAsia="Times New Roman"/>
              </w:rPr>
            </w:rPrChange>
          </w:rPr>
          <w:t>: Linear and Nonlinear Mixed Effects Models.</w:t>
        </w:r>
      </w:ins>
    </w:p>
    <w:p w14:paraId="16FEE8B4" w14:textId="77777777" w:rsidR="00DB3C23" w:rsidRPr="00DB3C23" w:rsidRDefault="00DB3C23">
      <w:pPr>
        <w:ind w:left="630" w:hanging="630"/>
        <w:rPr>
          <w:ins w:id="1389" w:author="Renata M. Diaz" w:date="2021-08-18T22:21:00Z"/>
          <w:rStyle w:val="SubtleReference"/>
          <w:rFonts w:eastAsiaTheme="minorHAnsi"/>
          <w:rPrChange w:id="1390" w:author="Renata M. Diaz" w:date="2021-08-18T22:22:00Z">
            <w:rPr>
              <w:ins w:id="1391" w:author="Renata M. Diaz" w:date="2021-08-18T22:21:00Z"/>
              <w:rFonts w:eastAsia="Times New Roman"/>
            </w:rPr>
          </w:rPrChange>
        </w:rPr>
        <w:pPrChange w:id="1392" w:author="Renata M. Diaz" w:date="2021-08-18T22:22:00Z">
          <w:pPr>
            <w:ind w:hanging="480"/>
          </w:pPr>
        </w:pPrChange>
      </w:pPr>
      <w:ins w:id="1393" w:author="Renata M. Diaz" w:date="2021-08-18T22:21:00Z">
        <w:r w:rsidRPr="00DB3C23">
          <w:rPr>
            <w:rStyle w:val="SubtleReference"/>
            <w:rFonts w:eastAsiaTheme="minorHAnsi"/>
            <w:rPrChange w:id="1394" w:author="Renata M. Diaz" w:date="2021-08-18T22:22:00Z">
              <w:rPr>
                <w:rFonts w:eastAsia="Times New Roman"/>
              </w:rPr>
            </w:rPrChange>
          </w:rPr>
          <w:t>Price, M. V. 1978. The Role of Microhabitat in Structuring Desert Rodent Communities. Ecology:13.</w:t>
        </w:r>
      </w:ins>
    </w:p>
    <w:p w14:paraId="4C320EF1" w14:textId="77777777" w:rsidR="00DB3C23" w:rsidRPr="00DB3C23" w:rsidRDefault="00DB3C23">
      <w:pPr>
        <w:ind w:left="630" w:hanging="630"/>
        <w:rPr>
          <w:ins w:id="1395" w:author="Renata M. Diaz" w:date="2021-08-18T22:21:00Z"/>
          <w:rStyle w:val="SubtleReference"/>
          <w:rFonts w:eastAsiaTheme="minorHAnsi"/>
          <w:rPrChange w:id="1396" w:author="Renata M. Diaz" w:date="2021-08-18T22:22:00Z">
            <w:rPr>
              <w:ins w:id="1397" w:author="Renata M. Diaz" w:date="2021-08-18T22:21:00Z"/>
              <w:rFonts w:eastAsia="Times New Roman"/>
            </w:rPr>
          </w:rPrChange>
        </w:rPr>
        <w:pPrChange w:id="1398" w:author="Renata M. Diaz" w:date="2021-08-18T22:22:00Z">
          <w:pPr>
            <w:ind w:hanging="480"/>
          </w:pPr>
        </w:pPrChange>
      </w:pPr>
      <w:ins w:id="1399" w:author="Renata M. Diaz" w:date="2021-08-18T22:21:00Z">
        <w:r w:rsidRPr="00DB3C23">
          <w:rPr>
            <w:rStyle w:val="SubtleReference"/>
            <w:rFonts w:eastAsiaTheme="minorHAnsi"/>
            <w:rPrChange w:id="1400" w:author="Renata M. Diaz" w:date="2021-08-18T22:22:00Z">
              <w:rPr>
                <w:rFonts w:eastAsia="Times New Roman"/>
              </w:rPr>
            </w:rPrChange>
          </w:rPr>
          <w:lastRenderedPageBreak/>
          <w:t>R Core Team. 2020. R: A Language and Environment for Statistical Computing. R Foundation for Statistical Computing, Vienna, Austria.</w:t>
        </w:r>
      </w:ins>
    </w:p>
    <w:p w14:paraId="37740D51" w14:textId="77777777" w:rsidR="00DB3C23" w:rsidRPr="00DB3C23" w:rsidRDefault="00DB3C23">
      <w:pPr>
        <w:ind w:left="630" w:hanging="630"/>
        <w:rPr>
          <w:ins w:id="1401" w:author="Renata M. Diaz" w:date="2021-08-18T22:21:00Z"/>
          <w:rStyle w:val="SubtleReference"/>
          <w:rFonts w:eastAsiaTheme="minorHAnsi"/>
          <w:rPrChange w:id="1402" w:author="Renata M. Diaz" w:date="2021-08-18T22:22:00Z">
            <w:rPr>
              <w:ins w:id="1403" w:author="Renata M. Diaz" w:date="2021-08-18T22:21:00Z"/>
              <w:rFonts w:eastAsia="Times New Roman"/>
            </w:rPr>
          </w:rPrChange>
        </w:rPr>
        <w:pPrChange w:id="1404" w:author="Renata M. Diaz" w:date="2021-08-18T22:22:00Z">
          <w:pPr>
            <w:ind w:hanging="480"/>
          </w:pPr>
        </w:pPrChange>
      </w:pPr>
      <w:ins w:id="1405" w:author="Renata M. Diaz" w:date="2021-08-18T22:21:00Z">
        <w:r w:rsidRPr="00DB3C23">
          <w:rPr>
            <w:rStyle w:val="SubtleReference"/>
            <w:rFonts w:eastAsiaTheme="minorHAnsi"/>
            <w:rPrChange w:id="1406" w:author="Renata M. Diaz" w:date="2021-08-18T22:22:00Z">
              <w:rPr>
                <w:rFonts w:eastAsia="Times New Roman"/>
              </w:rPr>
            </w:rPrChange>
          </w:rPr>
          <w:t>Rosenfeld, J. S. 2002. Functional redundancy in ecology and conservation. Oikos 98:156–162.</w:t>
        </w:r>
      </w:ins>
    </w:p>
    <w:p w14:paraId="7A2FA720" w14:textId="77777777" w:rsidR="00DB3C23" w:rsidRPr="00DB3C23" w:rsidRDefault="00DB3C23">
      <w:pPr>
        <w:ind w:left="630" w:hanging="630"/>
        <w:rPr>
          <w:ins w:id="1407" w:author="Renata M. Diaz" w:date="2021-08-18T22:21:00Z"/>
          <w:rStyle w:val="SubtleReference"/>
          <w:rFonts w:eastAsiaTheme="minorHAnsi"/>
          <w:rPrChange w:id="1408" w:author="Renata M. Diaz" w:date="2021-08-18T22:22:00Z">
            <w:rPr>
              <w:ins w:id="1409" w:author="Renata M. Diaz" w:date="2021-08-18T22:21:00Z"/>
              <w:rFonts w:eastAsia="Times New Roman"/>
            </w:rPr>
          </w:rPrChange>
        </w:rPr>
        <w:pPrChange w:id="1410" w:author="Renata M. Diaz" w:date="2021-08-18T22:22:00Z">
          <w:pPr>
            <w:ind w:hanging="480"/>
          </w:pPr>
        </w:pPrChange>
      </w:pPr>
      <w:ins w:id="1411" w:author="Renata M. Diaz" w:date="2021-08-18T22:21:00Z">
        <w:r w:rsidRPr="00DB3C23">
          <w:rPr>
            <w:rStyle w:val="SubtleReference"/>
            <w:rFonts w:eastAsiaTheme="minorHAnsi"/>
            <w:rPrChange w:id="1412" w:author="Renata M. Diaz" w:date="2021-08-18T22:22:00Z">
              <w:rPr>
                <w:rFonts w:eastAsia="Times New Roman"/>
              </w:rPr>
            </w:rPrChange>
          </w:rPr>
          <w:t xml:space="preserve">Rosenzweig, M. L., and J. </w:t>
        </w:r>
        <w:proofErr w:type="spellStart"/>
        <w:r w:rsidRPr="00DB3C23">
          <w:rPr>
            <w:rStyle w:val="SubtleReference"/>
            <w:rFonts w:eastAsiaTheme="minorHAnsi"/>
            <w:rPrChange w:id="1413" w:author="Renata M. Diaz" w:date="2021-08-18T22:22:00Z">
              <w:rPr>
                <w:rFonts w:eastAsia="Times New Roman"/>
              </w:rPr>
            </w:rPrChange>
          </w:rPr>
          <w:t>Winakur</w:t>
        </w:r>
        <w:proofErr w:type="spellEnd"/>
        <w:r w:rsidRPr="00DB3C23">
          <w:rPr>
            <w:rStyle w:val="SubtleReference"/>
            <w:rFonts w:eastAsiaTheme="minorHAnsi"/>
            <w:rPrChange w:id="1414" w:author="Renata M. Diaz" w:date="2021-08-18T22:22:00Z">
              <w:rPr>
                <w:rFonts w:eastAsia="Times New Roman"/>
              </w:rPr>
            </w:rPrChange>
          </w:rPr>
          <w:t>. 1969. Population Ecology of Desert Rodent Communities: Habitats and Environmental Complexity. Ecology 50:558–572.</w:t>
        </w:r>
      </w:ins>
    </w:p>
    <w:p w14:paraId="112B7A81" w14:textId="77777777" w:rsidR="00DB3C23" w:rsidRPr="00DB3C23" w:rsidRDefault="00DB3C23">
      <w:pPr>
        <w:ind w:left="630" w:hanging="630"/>
        <w:rPr>
          <w:ins w:id="1415" w:author="Renata M. Diaz" w:date="2021-08-18T22:21:00Z"/>
          <w:rStyle w:val="SubtleReference"/>
          <w:rFonts w:eastAsiaTheme="minorHAnsi"/>
          <w:rPrChange w:id="1416" w:author="Renata M. Diaz" w:date="2021-08-18T22:22:00Z">
            <w:rPr>
              <w:ins w:id="1417" w:author="Renata M. Diaz" w:date="2021-08-18T22:21:00Z"/>
              <w:rFonts w:eastAsia="Times New Roman"/>
            </w:rPr>
          </w:rPrChange>
        </w:rPr>
        <w:pPrChange w:id="1418" w:author="Renata M. Diaz" w:date="2021-08-18T22:22:00Z">
          <w:pPr>
            <w:ind w:hanging="480"/>
          </w:pPr>
        </w:pPrChange>
      </w:pPr>
      <w:ins w:id="1419" w:author="Renata M. Diaz" w:date="2021-08-18T22:21:00Z">
        <w:r w:rsidRPr="00DB3C23">
          <w:rPr>
            <w:rStyle w:val="SubtleReference"/>
            <w:rFonts w:eastAsiaTheme="minorHAnsi"/>
            <w:rPrChange w:id="1420" w:author="Renata M. Diaz" w:date="2021-08-18T22:22:00Z">
              <w:rPr>
                <w:rFonts w:eastAsia="Times New Roman"/>
              </w:rPr>
            </w:rPrChange>
          </w:rPr>
          <w:t>Terry, R. C., and R. J. Rowe. 2015. Energy flow and functional compensation in Great Basin small mammals under natural and anthropogenic environmental change. Proceedings of the National Academy of Sciences 112:9656–9661.</w:t>
        </w:r>
      </w:ins>
    </w:p>
    <w:p w14:paraId="4C074E5A" w14:textId="77777777" w:rsidR="00DB3C23" w:rsidRPr="00DB3C23" w:rsidRDefault="00DB3C23">
      <w:pPr>
        <w:ind w:left="630" w:hanging="630"/>
        <w:rPr>
          <w:ins w:id="1421" w:author="Renata M. Diaz" w:date="2021-08-18T22:21:00Z"/>
          <w:rStyle w:val="SubtleReference"/>
          <w:rFonts w:eastAsiaTheme="minorHAnsi"/>
          <w:rPrChange w:id="1422" w:author="Renata M. Diaz" w:date="2021-08-18T22:22:00Z">
            <w:rPr>
              <w:ins w:id="1423" w:author="Renata M. Diaz" w:date="2021-08-18T22:21:00Z"/>
              <w:rFonts w:eastAsia="Times New Roman"/>
            </w:rPr>
          </w:rPrChange>
        </w:rPr>
        <w:pPrChange w:id="1424" w:author="Renata M. Diaz" w:date="2021-08-18T22:22:00Z">
          <w:pPr>
            <w:ind w:hanging="480"/>
          </w:pPr>
        </w:pPrChange>
      </w:pPr>
      <w:ins w:id="1425" w:author="Renata M. Diaz" w:date="2021-08-18T22:21:00Z">
        <w:r w:rsidRPr="00DB3C23">
          <w:rPr>
            <w:rStyle w:val="SubtleReference"/>
            <w:rFonts w:eastAsiaTheme="minorHAnsi"/>
            <w:rPrChange w:id="1426" w:author="Renata M. Diaz" w:date="2021-08-18T22:22:00Z">
              <w:rPr>
                <w:rFonts w:eastAsia="Times New Roman"/>
              </w:rPr>
            </w:rPrChange>
          </w:rPr>
          <w:t>Thibault, K. M., and J. H. Brown. 2008. Impact of an extreme climatic event on community assembly. Proceedings of the National Academy of Sciences of the United States of America 105:3410–3415.</w:t>
        </w:r>
      </w:ins>
    </w:p>
    <w:p w14:paraId="4F55A1F8" w14:textId="77777777" w:rsidR="00DB3C23" w:rsidRPr="00DB3C23" w:rsidRDefault="00DB3C23">
      <w:pPr>
        <w:ind w:left="630" w:hanging="630"/>
        <w:rPr>
          <w:ins w:id="1427" w:author="Renata M. Diaz" w:date="2021-08-18T22:21:00Z"/>
          <w:rStyle w:val="SubtleReference"/>
          <w:rFonts w:eastAsiaTheme="minorHAnsi"/>
          <w:rPrChange w:id="1428" w:author="Renata M. Diaz" w:date="2021-08-18T22:22:00Z">
            <w:rPr>
              <w:ins w:id="1429" w:author="Renata M. Diaz" w:date="2021-08-18T22:21:00Z"/>
              <w:rFonts w:eastAsia="Times New Roman"/>
            </w:rPr>
          </w:rPrChange>
        </w:rPr>
        <w:pPrChange w:id="1430" w:author="Renata M. Diaz" w:date="2021-08-18T22:22:00Z">
          <w:pPr>
            <w:ind w:hanging="480"/>
          </w:pPr>
        </w:pPrChange>
      </w:pPr>
      <w:ins w:id="1431" w:author="Renata M. Diaz" w:date="2021-08-18T22:21:00Z">
        <w:r w:rsidRPr="00DB3C23">
          <w:rPr>
            <w:rStyle w:val="SubtleReference"/>
            <w:rFonts w:eastAsiaTheme="minorHAnsi"/>
            <w:rPrChange w:id="1432" w:author="Renata M. Diaz" w:date="2021-08-18T22:22:00Z">
              <w:rPr>
                <w:rFonts w:eastAsia="Times New Roman"/>
              </w:rPr>
            </w:rPrChange>
          </w:rPr>
          <w:t>Thibault, K. M., S. K. M. Ernest, and J. H. Brown. 2010. Redundant or complementary? Impact of a colonizing species on community structure and function. Oikos 119:1719–1726.</w:t>
        </w:r>
      </w:ins>
    </w:p>
    <w:p w14:paraId="0AE8D6DC" w14:textId="4B84AA7A" w:rsidR="00DB3C23" w:rsidRPr="00DB3C23" w:rsidRDefault="00DB3C23">
      <w:pPr>
        <w:ind w:left="630" w:hanging="630"/>
        <w:rPr>
          <w:ins w:id="1433" w:author="Renata M. Diaz" w:date="2021-08-18T22:21:00Z"/>
          <w:rStyle w:val="SubtleReference"/>
          <w:rFonts w:eastAsiaTheme="minorHAnsi"/>
          <w:rPrChange w:id="1434" w:author="Renata M. Diaz" w:date="2021-08-18T22:22:00Z">
            <w:rPr>
              <w:ins w:id="1435" w:author="Renata M. Diaz" w:date="2021-08-18T22:21:00Z"/>
              <w:rFonts w:eastAsia="Times New Roman"/>
            </w:rPr>
          </w:rPrChange>
        </w:rPr>
        <w:pPrChange w:id="1436" w:author="Renata M. Diaz" w:date="2021-08-18T22:23:00Z">
          <w:pPr>
            <w:ind w:hanging="480"/>
          </w:pPr>
        </w:pPrChange>
      </w:pPr>
      <w:ins w:id="1437" w:author="Renata M. Diaz" w:date="2021-08-18T22:21:00Z">
        <w:r w:rsidRPr="00DB3C23">
          <w:rPr>
            <w:rStyle w:val="SubtleReference"/>
            <w:rFonts w:eastAsiaTheme="minorHAnsi"/>
            <w:rPrChange w:id="1438" w:author="Renata M. Diaz" w:date="2021-08-18T22:22:00Z">
              <w:rPr>
                <w:rFonts w:eastAsia="Times New Roman"/>
              </w:rPr>
            </w:rPrChange>
          </w:rPr>
          <w:t xml:space="preserve">Van </w:t>
        </w:r>
        <w:proofErr w:type="spellStart"/>
        <w:r w:rsidRPr="00DB3C23">
          <w:rPr>
            <w:rStyle w:val="SubtleReference"/>
            <w:rFonts w:eastAsiaTheme="minorHAnsi"/>
            <w:rPrChange w:id="1439" w:author="Renata M. Diaz" w:date="2021-08-18T22:22:00Z">
              <w:rPr>
                <w:rFonts w:eastAsia="Times New Roman"/>
              </w:rPr>
            </w:rPrChange>
          </w:rPr>
          <w:t>Valen</w:t>
        </w:r>
        <w:proofErr w:type="spellEnd"/>
        <w:r w:rsidRPr="00DB3C23">
          <w:rPr>
            <w:rStyle w:val="SubtleReference"/>
            <w:rFonts w:eastAsiaTheme="minorHAnsi"/>
            <w:rPrChange w:id="1440" w:author="Renata M. Diaz" w:date="2021-08-18T22:22:00Z">
              <w:rPr>
                <w:rFonts w:eastAsia="Times New Roman"/>
              </w:rPr>
            </w:rPrChange>
          </w:rPr>
          <w:t>, L. 1973. A new evolutionary law. Evolutionary Theory 1:1–30.</w:t>
        </w:r>
      </w:ins>
    </w:p>
    <w:p w14:paraId="218775B0" w14:textId="77777777" w:rsidR="00DB3C23" w:rsidRPr="00DB3C23" w:rsidRDefault="00DB3C23">
      <w:pPr>
        <w:ind w:left="630" w:hanging="630"/>
        <w:rPr>
          <w:ins w:id="1441" w:author="Renata M. Diaz" w:date="2021-08-18T22:21:00Z"/>
          <w:rStyle w:val="SubtleReference"/>
          <w:rFonts w:eastAsiaTheme="minorHAnsi"/>
          <w:rPrChange w:id="1442" w:author="Renata M. Diaz" w:date="2021-08-18T22:22:00Z">
            <w:rPr>
              <w:ins w:id="1443" w:author="Renata M. Diaz" w:date="2021-08-18T22:21:00Z"/>
              <w:rFonts w:eastAsia="Times New Roman"/>
            </w:rPr>
          </w:rPrChange>
        </w:rPr>
        <w:pPrChange w:id="1444" w:author="Renata M. Diaz" w:date="2021-08-18T22:22:00Z">
          <w:pPr>
            <w:ind w:hanging="480"/>
          </w:pPr>
        </w:pPrChange>
      </w:pPr>
      <w:ins w:id="1445" w:author="Renata M. Diaz" w:date="2021-08-18T22:21:00Z">
        <w:r w:rsidRPr="00DB3C23">
          <w:rPr>
            <w:rStyle w:val="SubtleReference"/>
            <w:rFonts w:eastAsiaTheme="minorHAnsi"/>
            <w:rPrChange w:id="1446" w:author="Renata M. Diaz" w:date="2021-08-18T22:22:00Z">
              <w:rPr>
                <w:rFonts w:eastAsia="Times New Roman"/>
              </w:rPr>
            </w:rPrChange>
          </w:rPr>
          <w:t>Walker, B. 1995. Conserving Biological Diversity through Ecosystem Resilience. Conservation Biology 9:747–752.</w:t>
        </w:r>
      </w:ins>
    </w:p>
    <w:p w14:paraId="64BAAA84" w14:textId="77777777" w:rsidR="00DB3C23" w:rsidRPr="00DB3C23" w:rsidRDefault="00DB3C23">
      <w:pPr>
        <w:ind w:left="630" w:hanging="630"/>
        <w:rPr>
          <w:ins w:id="1447" w:author="Renata M. Diaz" w:date="2021-08-18T22:21:00Z"/>
          <w:rStyle w:val="SubtleReference"/>
          <w:rFonts w:eastAsiaTheme="minorHAnsi"/>
          <w:rPrChange w:id="1448" w:author="Renata M. Diaz" w:date="2021-08-18T22:22:00Z">
            <w:rPr>
              <w:ins w:id="1449" w:author="Renata M. Diaz" w:date="2021-08-18T22:21:00Z"/>
              <w:rFonts w:eastAsia="Times New Roman"/>
            </w:rPr>
          </w:rPrChange>
        </w:rPr>
        <w:pPrChange w:id="1450" w:author="Renata M. Diaz" w:date="2021-08-18T22:22:00Z">
          <w:pPr>
            <w:ind w:hanging="480"/>
          </w:pPr>
        </w:pPrChange>
      </w:pPr>
      <w:ins w:id="1451" w:author="Renata M. Diaz" w:date="2021-08-18T22:21:00Z">
        <w:r w:rsidRPr="00DB3C23">
          <w:rPr>
            <w:rStyle w:val="SubtleReference"/>
            <w:rFonts w:eastAsiaTheme="minorHAnsi"/>
            <w:rPrChange w:id="1452" w:author="Renata M. Diaz" w:date="2021-08-18T22:22:00Z">
              <w:rPr>
                <w:rFonts w:eastAsia="Times New Roman"/>
              </w:rPr>
            </w:rPrChange>
          </w:rPr>
          <w:t>Walker, B. H. 1992. Biodiversity and Ecological Redundancy. Conservation Biology 6:18–23.</w:t>
        </w:r>
      </w:ins>
    </w:p>
    <w:p w14:paraId="682C7207" w14:textId="77777777" w:rsidR="00DB3C23" w:rsidRPr="00DB3C23" w:rsidRDefault="00DB3C23">
      <w:pPr>
        <w:ind w:left="630" w:hanging="630"/>
        <w:rPr>
          <w:ins w:id="1453" w:author="Renata M. Diaz" w:date="2021-08-18T22:21:00Z"/>
          <w:rStyle w:val="SubtleReference"/>
          <w:rFonts w:eastAsiaTheme="minorHAnsi"/>
          <w:rPrChange w:id="1454" w:author="Renata M. Diaz" w:date="2021-08-18T22:22:00Z">
            <w:rPr>
              <w:ins w:id="1455" w:author="Renata M. Diaz" w:date="2021-08-18T22:21:00Z"/>
              <w:rFonts w:eastAsia="Times New Roman"/>
            </w:rPr>
          </w:rPrChange>
        </w:rPr>
        <w:pPrChange w:id="1456" w:author="Renata M. Diaz" w:date="2021-08-18T22:22:00Z">
          <w:pPr>
            <w:ind w:hanging="480"/>
          </w:pPr>
        </w:pPrChange>
      </w:pPr>
      <w:ins w:id="1457" w:author="Renata M. Diaz" w:date="2021-08-18T22:21:00Z">
        <w:r w:rsidRPr="00DB3C23">
          <w:rPr>
            <w:rStyle w:val="SubtleReference"/>
            <w:rFonts w:eastAsiaTheme="minorHAnsi"/>
            <w:rPrChange w:id="1458" w:author="Renata M. Diaz" w:date="2021-08-18T22:22:00Z">
              <w:rPr>
                <w:rFonts w:eastAsia="Times New Roman"/>
              </w:rPr>
            </w:rPrChange>
          </w:rPr>
          <w:t>White, E. P., S. K. M. Ernest, and K. M. Thibault. 2004. Trade‐offs in Community Properties through Time in a Desert Rodent Community. The American Naturalist 164:670–676.</w:t>
        </w:r>
      </w:ins>
    </w:p>
    <w:p w14:paraId="0C1F5BD9" w14:textId="77777777" w:rsidR="00DB3C23" w:rsidRPr="00DB3C23" w:rsidRDefault="00DB3C23">
      <w:pPr>
        <w:ind w:left="630" w:hanging="630"/>
        <w:rPr>
          <w:ins w:id="1459" w:author="Renata M. Diaz" w:date="2021-08-18T22:21:00Z"/>
          <w:rStyle w:val="SubtleReference"/>
          <w:rFonts w:eastAsiaTheme="minorHAnsi"/>
          <w:rPrChange w:id="1460" w:author="Renata M. Diaz" w:date="2021-08-18T22:22:00Z">
            <w:rPr>
              <w:ins w:id="1461" w:author="Renata M. Diaz" w:date="2021-08-18T22:21:00Z"/>
              <w:rFonts w:eastAsia="Times New Roman"/>
            </w:rPr>
          </w:rPrChange>
        </w:rPr>
        <w:pPrChange w:id="1462" w:author="Renata M. Diaz" w:date="2021-08-18T22:22:00Z">
          <w:pPr>
            <w:ind w:hanging="480"/>
          </w:pPr>
        </w:pPrChange>
      </w:pPr>
      <w:ins w:id="1463" w:author="Renata M. Diaz" w:date="2021-08-18T22:21:00Z">
        <w:r w:rsidRPr="00DB3C23">
          <w:rPr>
            <w:rStyle w:val="SubtleReference"/>
            <w:rFonts w:eastAsiaTheme="minorHAnsi"/>
            <w:rPrChange w:id="1464" w:author="Renata M. Diaz" w:date="2021-08-18T22:22:00Z">
              <w:rPr>
                <w:rFonts w:eastAsia="Times New Roman"/>
              </w:rPr>
            </w:rPrChange>
          </w:rPr>
          <w:t>Williams, J. W., and S. T. Jackson. 2007. Novel climates, no-analog communities, and ecological surprises. Frontiers in Ecology and the Environment 5:475–482.</w:t>
        </w:r>
      </w:ins>
    </w:p>
    <w:p w14:paraId="07A7D14C" w14:textId="39550C78" w:rsidR="008D39B7" w:rsidRPr="008D39B7" w:rsidDel="00214521" w:rsidRDefault="008D39B7">
      <w:pPr>
        <w:rPr>
          <w:del w:id="1465" w:author="Renata M. Diaz" w:date="2021-08-18T16:46:00Z"/>
          <w:rStyle w:val="SubtleReference"/>
          <w:rFonts w:eastAsiaTheme="minorHAnsi"/>
        </w:rPr>
        <w:pPrChange w:id="1466" w:author="Renata M. Diaz" w:date="2021-08-18T22:23:00Z">
          <w:pPr>
            <w:ind w:left="630" w:hanging="630"/>
          </w:pPr>
        </w:pPrChange>
      </w:pPr>
      <w:del w:id="1467" w:author="Renata M. Diaz" w:date="2021-08-18T22:21:00Z">
        <w:r w:rsidRPr="008D39B7" w:rsidDel="00DB3C23">
          <w:rPr>
            <w:rStyle w:val="SubtleReference"/>
            <w:rFonts w:eastAsiaTheme="minorHAnsi"/>
          </w:rPr>
          <w:delText>Brown, J. H., T. J. Valone, and C. G. Curtin. 1997. Reorganization of an arid ecosystem in response to recent climate change. Proceedings of the National Academy of Sciences 94:9729–9733.</w:delText>
        </w:r>
      </w:del>
    </w:p>
    <w:p w14:paraId="4C1513D2" w14:textId="0ECC2333" w:rsidR="008D39B7" w:rsidRPr="008D39B7" w:rsidDel="00DB3C23" w:rsidRDefault="008D39B7">
      <w:pPr>
        <w:rPr>
          <w:del w:id="1468" w:author="Renata M. Diaz" w:date="2021-08-18T22:21:00Z"/>
          <w:rStyle w:val="SubtleReference"/>
          <w:rFonts w:eastAsiaTheme="minorHAnsi"/>
        </w:rPr>
        <w:pPrChange w:id="1469" w:author="Renata M. Diaz" w:date="2021-08-18T22:23:00Z">
          <w:pPr>
            <w:ind w:left="630" w:hanging="630"/>
          </w:pPr>
        </w:pPrChange>
      </w:pPr>
      <w:del w:id="1470" w:author="Renata M. Diaz" w:date="2021-08-18T16:46:00Z">
        <w:r w:rsidRPr="008D39B7" w:rsidDel="00214521">
          <w:rPr>
            <w:rStyle w:val="SubtleReference"/>
            <w:rFonts w:eastAsiaTheme="minorHAnsi"/>
          </w:rPr>
          <w:delText>Cárdenas, P. A., E. Christensen, S. K. M. Ernest, D. C. Lightfoot, R. L. Schooley, P. Stapp, and J. A. Rudgers. 2021. Declines in rodent abundance and diversity track regional climate variability in North American drylands. Global Change Biology:gcb.15672.</w:delText>
        </w:r>
      </w:del>
    </w:p>
    <w:p w14:paraId="5FA63681" w14:textId="6934B8CC" w:rsidR="008D39B7" w:rsidRPr="008D39B7" w:rsidDel="00DB3C23" w:rsidRDefault="008D39B7">
      <w:pPr>
        <w:rPr>
          <w:del w:id="1471" w:author="Renata M. Diaz" w:date="2021-08-18T22:21:00Z"/>
          <w:rStyle w:val="SubtleReference"/>
          <w:rFonts w:eastAsiaTheme="minorHAnsi"/>
        </w:rPr>
        <w:pPrChange w:id="1472" w:author="Renata M. Diaz" w:date="2021-08-18T22:23:00Z">
          <w:pPr>
            <w:ind w:left="630" w:hanging="630"/>
          </w:pPr>
        </w:pPrChange>
      </w:pPr>
      <w:del w:id="1473" w:author="Renata M. Diaz" w:date="2021-08-18T22:21:00Z">
        <w:r w:rsidRPr="008D39B7" w:rsidDel="00DB3C23">
          <w:rPr>
            <w:rStyle w:val="SubtleReference"/>
            <w:rFonts w:eastAsiaTheme="minorHAnsi"/>
          </w:rPr>
          <w:delText>Chesson, P. 2000. Mechanisms of Maintenance of Species Diversity. Annual Review of Ecology and Systematics 31:343–366.</w:delText>
        </w:r>
      </w:del>
    </w:p>
    <w:p w14:paraId="0685DD31" w14:textId="113F948C" w:rsidR="008D39B7" w:rsidDel="00DB3C23" w:rsidRDefault="008D39B7">
      <w:pPr>
        <w:rPr>
          <w:del w:id="1474" w:author="Renata M. Diaz" w:date="2021-08-18T22:21:00Z"/>
          <w:rStyle w:val="SubtleReference"/>
          <w:rFonts w:eastAsiaTheme="minorHAnsi"/>
        </w:rPr>
        <w:pPrChange w:id="1475" w:author="Renata M. Diaz" w:date="2021-08-18T22:23:00Z">
          <w:pPr>
            <w:ind w:left="630" w:hanging="630"/>
          </w:pPr>
        </w:pPrChange>
      </w:pPr>
      <w:del w:id="1476" w:author="Renata M. Diaz" w:date="2021-08-18T22:21:00Z">
        <w:r w:rsidRPr="008D39B7" w:rsidDel="00DB3C23">
          <w:rPr>
            <w:rStyle w:val="SubtleReference"/>
            <w:rFonts w:eastAsiaTheme="minorHAnsi"/>
          </w:rPr>
          <w:delText>Christensen, E. M., D. J. Harris, and S. K. M. Ernest. 2018. Long-term community change through multiple rapid transitions in a desert rodent community. Ecology 99:1523–1529.</w:delText>
        </w:r>
      </w:del>
    </w:p>
    <w:p w14:paraId="3D56F474" w14:textId="11CFF5A6" w:rsidR="00B21AF8" w:rsidRPr="008D39B7" w:rsidDel="00DB3C23" w:rsidRDefault="00B21AF8">
      <w:pPr>
        <w:rPr>
          <w:del w:id="1477" w:author="Renata M. Diaz" w:date="2021-08-18T22:21:00Z"/>
          <w:rStyle w:val="SubtleReference"/>
          <w:rFonts w:eastAsiaTheme="minorHAnsi"/>
        </w:rPr>
        <w:pPrChange w:id="1478" w:author="Renata M. Diaz" w:date="2021-08-18T22:23:00Z">
          <w:pPr>
            <w:ind w:left="630" w:hanging="630"/>
          </w:pPr>
        </w:pPrChange>
      </w:pPr>
      <w:del w:id="1479" w:author="Renata M. Diaz" w:date="2021-08-18T22:21:00Z">
        <w:r w:rsidRPr="00B21AF8" w:rsidDel="00DB3C23">
          <w:rPr>
            <w:rStyle w:val="SubtleReference"/>
            <w:rFonts w:eastAsiaTheme="minorHAnsi"/>
          </w:rPr>
          <w:delText>Christensen, E. M., G. L. Simpson, and S. K. M. Ernest. 2019. Established rodent community delays recovery of dominant competitor following experimental disturbance. Proceedings of the Royal Society B: Biological Sciences 286:20192269.</w:delText>
        </w:r>
      </w:del>
    </w:p>
    <w:p w14:paraId="58834A9C" w14:textId="344E6B30" w:rsidR="008D39B7" w:rsidRPr="008D39B7" w:rsidDel="00DB3C23" w:rsidRDefault="008D39B7">
      <w:pPr>
        <w:rPr>
          <w:del w:id="1480" w:author="Renata M. Diaz" w:date="2021-08-18T22:21:00Z"/>
          <w:rStyle w:val="SubtleReference"/>
          <w:rFonts w:eastAsiaTheme="minorHAnsi"/>
        </w:rPr>
        <w:pPrChange w:id="1481" w:author="Renata M. Diaz" w:date="2021-08-18T22:23:00Z">
          <w:pPr>
            <w:ind w:left="630" w:hanging="630"/>
          </w:pPr>
        </w:pPrChange>
      </w:pPr>
      <w:del w:id="1482" w:author="Renata M. Diaz" w:date="2021-08-18T22:21:00Z">
        <w:r w:rsidRPr="008D39B7" w:rsidDel="00DB3C23">
          <w:rPr>
            <w:rStyle w:val="SubtleReference"/>
            <w:rFonts w:eastAsiaTheme="minorHAnsi"/>
          </w:rPr>
          <w:delText>Christensen, E. M., G. M. Yenni, H. Ye, J. L. Simonis, E. K. Bledsoe, R. M. Diaz, S. D. Taylor, E. P. White, and S. K. M. Ernest. 2019. portalr: an R package for summarizing and using the Portal Project Data. Journal of Open Source Software 4:1098.</w:delText>
        </w:r>
      </w:del>
    </w:p>
    <w:p w14:paraId="3FD22A26" w14:textId="6904766A" w:rsidR="008D39B7" w:rsidRPr="008D39B7" w:rsidDel="00DB3C23" w:rsidRDefault="008D39B7">
      <w:pPr>
        <w:rPr>
          <w:del w:id="1483" w:author="Renata M. Diaz" w:date="2021-08-18T22:21:00Z"/>
          <w:rStyle w:val="SubtleReference"/>
          <w:rFonts w:eastAsiaTheme="minorHAnsi"/>
        </w:rPr>
        <w:pPrChange w:id="1484" w:author="Renata M. Diaz" w:date="2021-08-18T22:23:00Z">
          <w:pPr>
            <w:ind w:left="630" w:hanging="630"/>
          </w:pPr>
        </w:pPrChange>
      </w:pPr>
      <w:del w:id="1485" w:author="Renata M. Diaz" w:date="2021-08-18T22:21:00Z">
        <w:r w:rsidRPr="008D39B7" w:rsidDel="00DB3C23">
          <w:rPr>
            <w:rStyle w:val="SubtleReference"/>
            <w:rFonts w:eastAsiaTheme="minorHAnsi"/>
          </w:rPr>
          <w:delText>Dornelas, M., N. J. Gotelli, B. McGill, H. Shimadzu, F. Moyes, C. Sievers, and A. E. Magurran. 2014. Assemblage Time Series Reveal Biodiversity Change but Not Systematic Loss. Science 344:296–299.</w:delText>
        </w:r>
      </w:del>
    </w:p>
    <w:p w14:paraId="7CA7C7B9" w14:textId="06B164BA" w:rsidR="008D39B7" w:rsidRPr="008D39B7" w:rsidDel="00DB3C23" w:rsidRDefault="008D39B7">
      <w:pPr>
        <w:rPr>
          <w:del w:id="1486" w:author="Renata M. Diaz" w:date="2021-08-18T22:21:00Z"/>
          <w:rStyle w:val="SubtleReference"/>
          <w:rFonts w:eastAsiaTheme="minorHAnsi"/>
        </w:rPr>
        <w:pPrChange w:id="1487" w:author="Renata M. Diaz" w:date="2021-08-18T22:23:00Z">
          <w:pPr>
            <w:ind w:left="630" w:hanging="630"/>
          </w:pPr>
        </w:pPrChange>
      </w:pPr>
      <w:del w:id="1488" w:author="Renata M. Diaz" w:date="2021-08-18T22:21:00Z">
        <w:r w:rsidRPr="008D39B7" w:rsidDel="00DB3C23">
          <w:rPr>
            <w:rStyle w:val="SubtleReference"/>
            <w:rFonts w:eastAsiaTheme="minorHAnsi"/>
          </w:rPr>
          <w:delText>Ernest, S. K. M., and J. H. Brown. 2001. Delayed Compensation for Missing Keystone Species by Colonization. Science 292:101–104.</w:delText>
        </w:r>
      </w:del>
    </w:p>
    <w:p w14:paraId="4BA5EED4" w14:textId="1D62902B" w:rsidR="008D39B7" w:rsidRPr="008D39B7" w:rsidDel="00DB3C23" w:rsidRDefault="008D39B7">
      <w:pPr>
        <w:rPr>
          <w:del w:id="1489" w:author="Renata M. Diaz" w:date="2021-08-18T22:21:00Z"/>
          <w:rStyle w:val="SubtleReference"/>
          <w:rFonts w:eastAsiaTheme="minorHAnsi"/>
        </w:rPr>
        <w:pPrChange w:id="1490" w:author="Renata M. Diaz" w:date="2021-08-18T22:23:00Z">
          <w:pPr>
            <w:ind w:left="630" w:hanging="630"/>
          </w:pPr>
        </w:pPrChange>
      </w:pPr>
      <w:del w:id="1491" w:author="Renata M. Diaz" w:date="2021-08-18T22:21:00Z">
        <w:r w:rsidRPr="008D39B7" w:rsidDel="00DB3C23">
          <w:rPr>
            <w:rStyle w:val="SubtleReference"/>
            <w:rFonts w:eastAsiaTheme="minorHAnsi"/>
          </w:rPr>
          <w:delText>Ernest, S. K. M., J. H. Brown, K. M. Thibault, E. P. White, and J. R. Goheen. 2008. Zero Sum, the Niche, and Metacommunities: Long‐Term Dynamics of Community Assembly. The American Naturalist 172:E257–E269.</w:delText>
        </w:r>
      </w:del>
    </w:p>
    <w:p w14:paraId="37C82723" w14:textId="12501FD7" w:rsidR="008D39B7" w:rsidRPr="008D39B7" w:rsidDel="00DB3C23" w:rsidRDefault="008D39B7">
      <w:pPr>
        <w:rPr>
          <w:del w:id="1492" w:author="Renata M. Diaz" w:date="2021-08-18T22:21:00Z"/>
          <w:rStyle w:val="SubtleReference"/>
          <w:rFonts w:eastAsiaTheme="minorHAnsi"/>
        </w:rPr>
        <w:pPrChange w:id="1493" w:author="Renata M. Diaz" w:date="2021-08-18T22:23:00Z">
          <w:pPr>
            <w:ind w:left="630" w:hanging="630"/>
          </w:pPr>
        </w:pPrChange>
      </w:pPr>
      <w:del w:id="1494" w:author="Renata M. Diaz" w:date="2021-08-18T22:21:00Z">
        <w:r w:rsidRPr="008D39B7" w:rsidDel="00DB3C23">
          <w:rPr>
            <w:rStyle w:val="SubtleReference"/>
            <w:rFonts w:eastAsiaTheme="minorHAnsi"/>
          </w:rPr>
          <w:delText>Ernest, S. K. M., E. P. White, and J. H. Brown. 2009. Changes in a tropical forest support metabolic zero-sum dynamics. Ecology Letters 12:507–515.</w:delText>
        </w:r>
      </w:del>
    </w:p>
    <w:p w14:paraId="149247AE" w14:textId="278429ED" w:rsidR="008D39B7" w:rsidRPr="008D39B7" w:rsidDel="00DB3C23" w:rsidRDefault="008D39B7">
      <w:pPr>
        <w:rPr>
          <w:del w:id="1495" w:author="Renata M. Diaz" w:date="2021-08-18T22:21:00Z"/>
          <w:rStyle w:val="SubtleReference"/>
          <w:rFonts w:eastAsiaTheme="minorHAnsi"/>
        </w:rPr>
        <w:pPrChange w:id="1496" w:author="Renata M. Diaz" w:date="2021-08-18T22:23:00Z">
          <w:pPr>
            <w:ind w:left="630" w:hanging="630"/>
          </w:pPr>
        </w:pPrChange>
      </w:pPr>
      <w:del w:id="1497" w:author="Renata M. Diaz" w:date="2021-08-18T22:21:00Z">
        <w:r w:rsidRPr="008D39B7" w:rsidDel="00DB3C23">
          <w:rPr>
            <w:rStyle w:val="SubtleReference"/>
            <w:rFonts w:eastAsiaTheme="minorHAnsi"/>
          </w:rPr>
          <w:delText xml:space="preserve">Ernest, S. K. M., </w:delText>
        </w:r>
        <w:r w:rsidR="00D448A4" w:rsidDel="00DB3C23">
          <w:rPr>
            <w:rStyle w:val="SubtleReference"/>
            <w:rFonts w:eastAsiaTheme="minorHAnsi"/>
          </w:rPr>
          <w:delText>et a</w:delText>
        </w:r>
        <w:r w:rsidR="000B2188" w:rsidDel="00DB3C23">
          <w:rPr>
            <w:rStyle w:val="SubtleReference"/>
            <w:rFonts w:eastAsiaTheme="minorHAnsi"/>
          </w:rPr>
          <w:delText>l</w:delText>
        </w:r>
        <w:r w:rsidRPr="008D39B7" w:rsidDel="00DB3C23">
          <w:rPr>
            <w:rStyle w:val="SubtleReference"/>
            <w:rFonts w:eastAsiaTheme="minorHAnsi"/>
          </w:rPr>
          <w:delText>. 2018. The Portal Project: a long-term study of a Chihuahuan desert ecosystem. bioRxiv:332783.</w:delText>
        </w:r>
      </w:del>
    </w:p>
    <w:p w14:paraId="4AD48925" w14:textId="0163C341" w:rsidR="008D39B7" w:rsidRPr="008D39B7" w:rsidDel="00DB3C23" w:rsidRDefault="008D39B7">
      <w:pPr>
        <w:rPr>
          <w:del w:id="1498" w:author="Renata M. Diaz" w:date="2021-08-18T22:21:00Z"/>
          <w:rStyle w:val="SubtleReference"/>
          <w:rFonts w:eastAsiaTheme="minorHAnsi"/>
        </w:rPr>
        <w:pPrChange w:id="1499" w:author="Renata M. Diaz" w:date="2021-08-18T22:23:00Z">
          <w:pPr>
            <w:ind w:left="630" w:hanging="630"/>
          </w:pPr>
        </w:pPrChange>
      </w:pPr>
      <w:del w:id="1500" w:author="Renata M. Diaz" w:date="2021-08-18T22:21:00Z">
        <w:r w:rsidRPr="008D39B7" w:rsidDel="00DB3C23">
          <w:rPr>
            <w:rStyle w:val="SubtleReference"/>
            <w:rFonts w:eastAsiaTheme="minorHAnsi"/>
          </w:rPr>
          <w:delText>Fetzer, I., K. Johst, R. Schäwe, T. Banitz, H. Harms, and A. Chatzinotas. 2015. The extent of functional redundancy changes as species’ roles shift in different environments. Proceedings of the National Academy of Sciences 112:14888–14893.</w:delText>
        </w:r>
      </w:del>
    </w:p>
    <w:p w14:paraId="569E2D5A" w14:textId="3EDA8832" w:rsidR="008D39B7" w:rsidRPr="008D39B7" w:rsidDel="00DB3C23" w:rsidRDefault="008D39B7">
      <w:pPr>
        <w:rPr>
          <w:del w:id="1501" w:author="Renata M. Diaz" w:date="2021-08-18T22:21:00Z"/>
          <w:rStyle w:val="SubtleReference"/>
          <w:rFonts w:eastAsiaTheme="minorHAnsi"/>
        </w:rPr>
        <w:pPrChange w:id="1502" w:author="Renata M. Diaz" w:date="2021-08-18T22:23:00Z">
          <w:pPr>
            <w:ind w:left="630" w:hanging="630"/>
          </w:pPr>
        </w:pPrChange>
      </w:pPr>
      <w:del w:id="1503" w:author="Renata M. Diaz" w:date="2021-08-18T22:21:00Z">
        <w:r w:rsidRPr="008D39B7" w:rsidDel="00DB3C23">
          <w:rPr>
            <w:rStyle w:val="SubtleReference"/>
            <w:rFonts w:eastAsiaTheme="minorHAnsi"/>
          </w:rPr>
          <w:delText>Heske, E. J., J. H. Brown, and S. Mistry. 1994. Long-Term Experimental Study of a Chihuahuan Desert Rodent Community: 13 Years of Competition. Ecology 75:438–445.</w:delText>
        </w:r>
      </w:del>
    </w:p>
    <w:p w14:paraId="0D3EB887" w14:textId="4C0520BE" w:rsidR="008D39B7" w:rsidRPr="008D39B7" w:rsidDel="00DB3C23" w:rsidRDefault="008D39B7">
      <w:pPr>
        <w:rPr>
          <w:del w:id="1504" w:author="Renata M. Diaz" w:date="2021-08-18T22:21:00Z"/>
          <w:rStyle w:val="SubtleReference"/>
          <w:rFonts w:eastAsiaTheme="minorHAnsi"/>
        </w:rPr>
        <w:pPrChange w:id="1505" w:author="Renata M. Diaz" w:date="2021-08-18T22:23:00Z">
          <w:pPr>
            <w:ind w:left="630" w:hanging="630"/>
          </w:pPr>
        </w:pPrChange>
      </w:pPr>
      <w:del w:id="1506" w:author="Renata M. Diaz" w:date="2021-08-18T22:21:00Z">
        <w:r w:rsidRPr="008D39B7" w:rsidDel="00DB3C23">
          <w:rPr>
            <w:rStyle w:val="SubtleReference"/>
            <w:rFonts w:eastAsiaTheme="minorHAnsi"/>
          </w:rPr>
          <w:delText>Houlahan, J. E., D. J. Currie, K. Cottenie, G. S. Cumming, S. K. M. Ernest, C. S. Findlay, S. D. Fuhlendorf, R. D. Stevens, T. J. Willis, I. P. Woiwod, and S. M. Wondzell. 2007. Compensatory dynamics are rare in natural ecological communities. Proceedings of the National Academy of Sciences. 104(9): 3273-3277.</w:delText>
        </w:r>
      </w:del>
    </w:p>
    <w:p w14:paraId="3A39DCEC" w14:textId="72A429BB" w:rsidR="008D39B7" w:rsidRPr="008D39B7" w:rsidDel="00DB3C23" w:rsidRDefault="008D39B7">
      <w:pPr>
        <w:rPr>
          <w:del w:id="1507" w:author="Renata M. Diaz" w:date="2021-08-18T22:21:00Z"/>
          <w:rStyle w:val="SubtleReference"/>
          <w:rFonts w:eastAsiaTheme="minorHAnsi"/>
        </w:rPr>
        <w:pPrChange w:id="1508" w:author="Renata M. Diaz" w:date="2021-08-18T22:23:00Z">
          <w:pPr>
            <w:ind w:left="630" w:hanging="630"/>
          </w:pPr>
        </w:pPrChange>
      </w:pPr>
      <w:del w:id="1509" w:author="Renata M. Diaz" w:date="2021-08-18T22:21:00Z">
        <w:r w:rsidRPr="008D39B7" w:rsidDel="00DB3C23">
          <w:rPr>
            <w:rStyle w:val="SubtleReference"/>
            <w:rFonts w:eastAsiaTheme="minorHAnsi"/>
          </w:rPr>
          <w:delText>Hubbell, S. P. 2001. The Unified Neutral Theory of Biodiversity and Biogeography (MPB-32). Princeton University Press.</w:delText>
        </w:r>
      </w:del>
    </w:p>
    <w:p w14:paraId="58DD2752" w14:textId="2B22BCFA" w:rsidR="008D39B7" w:rsidRPr="008D39B7" w:rsidDel="00DB3C23" w:rsidRDefault="008D39B7">
      <w:pPr>
        <w:rPr>
          <w:del w:id="1510" w:author="Renata M. Diaz" w:date="2021-08-18T22:21:00Z"/>
          <w:rStyle w:val="SubtleReference"/>
          <w:rFonts w:eastAsiaTheme="minorHAnsi"/>
        </w:rPr>
        <w:pPrChange w:id="1511" w:author="Renata M. Diaz" w:date="2021-08-18T22:23:00Z">
          <w:pPr>
            <w:ind w:left="630" w:hanging="630"/>
          </w:pPr>
        </w:pPrChange>
      </w:pPr>
      <w:del w:id="1512" w:author="Renata M. Diaz" w:date="2021-08-18T22:21:00Z">
        <w:r w:rsidRPr="008D39B7" w:rsidDel="00DB3C23">
          <w:rPr>
            <w:rStyle w:val="SubtleReference"/>
            <w:rFonts w:eastAsiaTheme="minorHAnsi"/>
          </w:rPr>
          <w:delText>Kelt, D. A. 2011. Comparative ecology of desert small mammals: a selective review of the past 30 years. Journal of Mammalogy 92:1158–1178.</w:delText>
        </w:r>
      </w:del>
    </w:p>
    <w:p w14:paraId="373A499C" w14:textId="2BC7BB49" w:rsidR="008D39B7" w:rsidRPr="008D39B7" w:rsidDel="00DB3C23" w:rsidRDefault="008D39B7">
      <w:pPr>
        <w:rPr>
          <w:del w:id="1513" w:author="Renata M. Diaz" w:date="2021-08-18T22:21:00Z"/>
          <w:rStyle w:val="SubtleReference"/>
          <w:rFonts w:eastAsiaTheme="minorHAnsi"/>
        </w:rPr>
        <w:pPrChange w:id="1514" w:author="Renata M. Diaz" w:date="2021-08-18T22:23:00Z">
          <w:pPr>
            <w:ind w:left="630" w:hanging="630"/>
          </w:pPr>
        </w:pPrChange>
      </w:pPr>
      <w:del w:id="1515" w:author="Renata M. Diaz" w:date="2021-08-18T22:21:00Z">
        <w:r w:rsidRPr="008D39B7" w:rsidDel="00DB3C23">
          <w:rPr>
            <w:rStyle w:val="SubtleReference"/>
            <w:rFonts w:eastAsiaTheme="minorHAnsi"/>
          </w:rPr>
          <w:delText>Kelt, D. A., J. R. Aliperti, P. L. Meserve, W. B. Milstead, M. A. Previtali, and J. R. Gutierrez. 2015. Energetic compensation is historically contingent and not supported for small mammals in South American or Asian deserts. Ecology 96:1702–1712.</w:delText>
        </w:r>
      </w:del>
    </w:p>
    <w:p w14:paraId="5226B0D3" w14:textId="512AF0A7" w:rsidR="008D39B7" w:rsidRPr="008D39B7" w:rsidDel="00DB3C23" w:rsidRDefault="008D39B7">
      <w:pPr>
        <w:rPr>
          <w:del w:id="1516" w:author="Renata M. Diaz" w:date="2021-08-18T22:21:00Z"/>
          <w:rStyle w:val="SubtleReference"/>
          <w:rFonts w:eastAsiaTheme="minorHAnsi"/>
        </w:rPr>
        <w:pPrChange w:id="1517" w:author="Renata M. Diaz" w:date="2021-08-18T22:23:00Z">
          <w:pPr>
            <w:ind w:left="630" w:hanging="630"/>
          </w:pPr>
        </w:pPrChange>
      </w:pPr>
      <w:del w:id="1518" w:author="Renata M. Diaz" w:date="2021-08-18T22:21:00Z">
        <w:r w:rsidRPr="008D39B7" w:rsidDel="00DB3C23">
          <w:rPr>
            <w:rStyle w:val="SubtleReference"/>
            <w:rFonts w:eastAsiaTheme="minorHAnsi"/>
          </w:rPr>
          <w:delText>Leibold, M. A., J. M. Chase, and S. K. M. Ernest. 2017. Community assembly and the functioning of ecosystems: how metacommunity processes alter ecosystems attributes. Ecology 98:909–919.</w:delText>
        </w:r>
      </w:del>
    </w:p>
    <w:p w14:paraId="315A6F9C" w14:textId="18C371F7" w:rsidR="008D39B7" w:rsidRPr="008D39B7" w:rsidDel="00DB3C23" w:rsidRDefault="008D39B7">
      <w:pPr>
        <w:rPr>
          <w:del w:id="1519" w:author="Renata M. Diaz" w:date="2021-08-18T22:21:00Z"/>
          <w:rStyle w:val="SubtleReference"/>
          <w:rFonts w:eastAsiaTheme="minorHAnsi"/>
        </w:rPr>
        <w:pPrChange w:id="1520" w:author="Renata M. Diaz" w:date="2021-08-18T22:23:00Z">
          <w:pPr>
            <w:ind w:left="630" w:hanging="630"/>
          </w:pPr>
        </w:pPrChange>
      </w:pPr>
      <w:del w:id="1521" w:author="Renata M. Diaz" w:date="2021-08-18T22:21:00Z">
        <w:r w:rsidRPr="008D39B7" w:rsidDel="00DB3C23">
          <w:rPr>
            <w:rStyle w:val="SubtleReference"/>
            <w:rFonts w:eastAsiaTheme="minorHAnsi"/>
          </w:rPr>
          <w:delText>Lenth, R. V. 2021. emmeans: Estimated Marginal Means, aka Least-Squares Means.</w:delText>
        </w:r>
      </w:del>
    </w:p>
    <w:p w14:paraId="75788F28" w14:textId="6A11E132" w:rsidR="008D39B7" w:rsidRPr="008D39B7" w:rsidDel="00DB3C23" w:rsidRDefault="008D39B7">
      <w:pPr>
        <w:rPr>
          <w:del w:id="1522" w:author="Renata M. Diaz" w:date="2021-08-18T22:21:00Z"/>
          <w:rStyle w:val="SubtleReference"/>
          <w:rFonts w:eastAsiaTheme="minorHAnsi"/>
        </w:rPr>
        <w:pPrChange w:id="1523" w:author="Renata M. Diaz" w:date="2021-08-18T22:23:00Z">
          <w:pPr>
            <w:ind w:left="630" w:hanging="630"/>
          </w:pPr>
        </w:pPrChange>
      </w:pPr>
      <w:del w:id="1524" w:author="Renata M. Diaz" w:date="2021-08-18T22:21:00Z">
        <w:r w:rsidRPr="008D39B7" w:rsidDel="00DB3C23">
          <w:rPr>
            <w:rStyle w:val="SubtleReference"/>
            <w:rFonts w:eastAsiaTheme="minorHAnsi"/>
          </w:rPr>
          <w:delText>Loreau, M. 2004. Does functional redundancy exist? Oikos 104:606–611.</w:delText>
        </w:r>
      </w:del>
    </w:p>
    <w:p w14:paraId="7D31B04B" w14:textId="56111AB3" w:rsidR="00F64F91" w:rsidDel="00214521" w:rsidRDefault="008D39B7">
      <w:pPr>
        <w:rPr>
          <w:del w:id="1525" w:author="Renata M. Diaz" w:date="2021-08-18T16:46:00Z"/>
          <w:rStyle w:val="SubtleReference"/>
          <w:rFonts w:eastAsiaTheme="minorHAnsi"/>
        </w:rPr>
        <w:pPrChange w:id="1526" w:author="Renata M. Diaz" w:date="2021-08-18T22:23:00Z">
          <w:pPr>
            <w:ind w:left="630" w:hanging="630"/>
          </w:pPr>
        </w:pPrChange>
      </w:pPr>
      <w:del w:id="1527" w:author="Renata M. Diaz" w:date="2021-08-18T22:21:00Z">
        <w:r w:rsidRPr="008D39B7" w:rsidDel="00DB3C23">
          <w:rPr>
            <w:rStyle w:val="SubtleReference"/>
            <w:rFonts w:eastAsiaTheme="minorHAnsi"/>
          </w:rPr>
          <w:delText>M’Closkey, R. T. 1982. The principle of equal opportunity: a test with desert rodents. Canadian Journal of Zoology 60:1968–1972.</w:delText>
        </w:r>
      </w:del>
    </w:p>
    <w:p w14:paraId="25A94E1F" w14:textId="693A26F5" w:rsidR="00F64F91" w:rsidRPr="008D39B7" w:rsidDel="00DB3C23" w:rsidRDefault="00F64F91">
      <w:pPr>
        <w:rPr>
          <w:del w:id="1528" w:author="Renata M. Diaz" w:date="2021-08-18T22:21:00Z"/>
          <w:rStyle w:val="SubtleReference"/>
          <w:rFonts w:eastAsiaTheme="minorHAnsi"/>
        </w:rPr>
        <w:pPrChange w:id="1529" w:author="Renata M. Diaz" w:date="2021-08-18T22:23:00Z">
          <w:pPr>
            <w:ind w:left="630" w:hanging="630"/>
          </w:pPr>
        </w:pPrChange>
      </w:pPr>
      <w:del w:id="1530" w:author="Renata M. Diaz" w:date="2021-08-18T16:46:00Z">
        <w:r w:rsidRPr="00796B9F" w:rsidDel="00214521">
          <w:rPr>
            <w:rStyle w:val="SubtleReference"/>
            <w:rFonts w:eastAsiaTheme="minorHAnsi"/>
          </w:rPr>
          <w:delText>Masek, J.G., Vermote, E.F., Saleous, N., Wolfe, R., Hall, F.G., Huemmrich, F., Gao, F., Kutler, J., and Lim, T.K. (2006). A Landsat surface reflectance data set for North America, 1990-100, IEEE Geoscience and Remote Sensing Letters. 3:68-72.</w:delText>
        </w:r>
      </w:del>
    </w:p>
    <w:p w14:paraId="2FBF7953" w14:textId="40975B5F" w:rsidR="008D39B7" w:rsidRPr="008D39B7" w:rsidDel="00DB3C23" w:rsidRDefault="008D39B7">
      <w:pPr>
        <w:rPr>
          <w:del w:id="1531" w:author="Renata M. Diaz" w:date="2021-08-18T22:21:00Z"/>
          <w:rStyle w:val="SubtleReference"/>
          <w:rFonts w:eastAsiaTheme="minorHAnsi"/>
        </w:rPr>
        <w:pPrChange w:id="1532" w:author="Renata M. Diaz" w:date="2021-08-18T22:23:00Z">
          <w:pPr>
            <w:ind w:left="630" w:hanging="630"/>
          </w:pPr>
        </w:pPrChange>
      </w:pPr>
      <w:del w:id="1533" w:author="Renata M. Diaz" w:date="2021-08-18T22:21:00Z">
        <w:r w:rsidRPr="008D39B7" w:rsidDel="00DB3C23">
          <w:rPr>
            <w:rStyle w:val="SubtleReference"/>
            <w:rFonts w:eastAsiaTheme="minorHAnsi"/>
          </w:rPr>
          <w:delText>Pinheiro, J., D. Bates, S. DebRoy, D. Sarkar, and R Core Team. 2020. nlme: Linear and Nonlinear Mixed Effects Models.</w:delText>
        </w:r>
      </w:del>
    </w:p>
    <w:p w14:paraId="5F9E3B9E" w14:textId="51D08FA9" w:rsidR="008D39B7" w:rsidDel="00DB3C23" w:rsidRDefault="008D39B7">
      <w:pPr>
        <w:rPr>
          <w:del w:id="1534" w:author="Renata M. Diaz" w:date="2021-08-18T22:21:00Z"/>
          <w:rStyle w:val="SubtleReference"/>
          <w:rFonts w:eastAsiaTheme="minorHAnsi"/>
        </w:rPr>
        <w:pPrChange w:id="1535" w:author="Renata M. Diaz" w:date="2021-08-18T22:23:00Z">
          <w:pPr>
            <w:ind w:left="630" w:hanging="630"/>
          </w:pPr>
        </w:pPrChange>
      </w:pPr>
      <w:del w:id="1536" w:author="Renata M. Diaz" w:date="2021-08-18T22:21:00Z">
        <w:r w:rsidRPr="008D39B7" w:rsidDel="00DB3C23">
          <w:rPr>
            <w:rStyle w:val="SubtleReference"/>
            <w:rFonts w:eastAsiaTheme="minorHAnsi"/>
          </w:rPr>
          <w:delText>Price, M. V. 1978. The Role of Microhabitat in Structuring Desert Rodent Communities. Ecology:13.</w:delText>
        </w:r>
      </w:del>
    </w:p>
    <w:p w14:paraId="728FA1D8" w14:textId="197902AF" w:rsidR="00213E21" w:rsidRPr="008D39B7" w:rsidDel="00DB3C23" w:rsidRDefault="00213E21">
      <w:pPr>
        <w:rPr>
          <w:del w:id="1537" w:author="Renata M. Diaz" w:date="2021-08-18T22:21:00Z"/>
          <w:rStyle w:val="SubtleReference"/>
          <w:rFonts w:eastAsiaTheme="minorHAnsi"/>
        </w:rPr>
        <w:pPrChange w:id="1538" w:author="Renata M. Diaz" w:date="2021-08-18T22:23:00Z">
          <w:pPr>
            <w:ind w:left="630" w:hanging="630"/>
          </w:pPr>
        </w:pPrChange>
      </w:pPr>
      <w:del w:id="1539" w:author="Renata M. Diaz" w:date="2021-08-18T22:21:00Z">
        <w:r w:rsidRPr="00213E21" w:rsidDel="00DB3C23">
          <w:rPr>
            <w:rStyle w:val="SubtleReference"/>
            <w:rFonts w:eastAsiaTheme="minorHAnsi"/>
          </w:rPr>
          <w:delText>R Core Team. 2020. R: A Language and Environment for Statistical Computing. R Foundation for Statistical Computing, Vienna, Austria.</w:delText>
        </w:r>
      </w:del>
    </w:p>
    <w:p w14:paraId="54620DC4" w14:textId="15AC3A93" w:rsidR="008D39B7" w:rsidRPr="008D39B7" w:rsidDel="00214521" w:rsidRDefault="008D39B7">
      <w:pPr>
        <w:rPr>
          <w:del w:id="1540" w:author="Renata M. Diaz" w:date="2021-08-18T16:46:00Z"/>
          <w:rStyle w:val="SubtleReference"/>
          <w:rFonts w:eastAsiaTheme="minorHAnsi"/>
        </w:rPr>
        <w:pPrChange w:id="1541" w:author="Renata M. Diaz" w:date="2021-08-18T22:23:00Z">
          <w:pPr>
            <w:ind w:left="630" w:hanging="630"/>
          </w:pPr>
        </w:pPrChange>
      </w:pPr>
      <w:del w:id="1542" w:author="Renata M. Diaz" w:date="2021-08-18T22:21:00Z">
        <w:r w:rsidRPr="008D39B7" w:rsidDel="00DB3C23">
          <w:rPr>
            <w:rStyle w:val="SubtleReference"/>
            <w:rFonts w:eastAsiaTheme="minorHAnsi"/>
          </w:rPr>
          <w:delText>Rosenzweig, M. L., and J. Winakur. 1969. Population Ecology of Desert Rodent Communities: Habitats and Environmental Complexity. Ecology 50:558–572.</w:delText>
        </w:r>
      </w:del>
    </w:p>
    <w:p w14:paraId="50B6EB39" w14:textId="3F59D487" w:rsidR="008D39B7" w:rsidRPr="008D39B7" w:rsidDel="00214521" w:rsidRDefault="008D39B7">
      <w:pPr>
        <w:rPr>
          <w:del w:id="1543" w:author="Renata M. Diaz" w:date="2021-08-18T16:46:00Z"/>
          <w:rStyle w:val="SubtleReference"/>
          <w:rFonts w:eastAsiaTheme="minorHAnsi"/>
        </w:rPr>
        <w:pPrChange w:id="1544" w:author="Renata M. Diaz" w:date="2021-08-18T22:23:00Z">
          <w:pPr>
            <w:ind w:left="630" w:hanging="630"/>
          </w:pPr>
        </w:pPrChange>
      </w:pPr>
      <w:del w:id="1545" w:author="Renata M. Diaz" w:date="2021-08-18T16:46:00Z">
        <w:r w:rsidRPr="008D39B7" w:rsidDel="00214521">
          <w:rPr>
            <w:rStyle w:val="SubtleReference"/>
            <w:rFonts w:eastAsiaTheme="minorHAnsi"/>
          </w:rPr>
          <w:delText>Simonis, J. L., E. M. Christensen, D. J. Harris, R. M. Diaz, H. Ye, E. P. White, and S. K. M. Ernest. 2020. LDATS: Latent Dirichlet Allocation Coupled with Time Series Analyses.</w:delText>
        </w:r>
      </w:del>
    </w:p>
    <w:p w14:paraId="146ACD71" w14:textId="0B4FE77B" w:rsidR="008D39B7" w:rsidRPr="008D39B7" w:rsidDel="00DB3C23" w:rsidRDefault="008D39B7">
      <w:pPr>
        <w:rPr>
          <w:del w:id="1546" w:author="Renata M. Diaz" w:date="2021-08-18T22:21:00Z"/>
          <w:rStyle w:val="SubtleReference"/>
          <w:rFonts w:eastAsiaTheme="minorHAnsi"/>
        </w:rPr>
        <w:pPrChange w:id="1547" w:author="Renata M. Diaz" w:date="2021-08-18T22:23:00Z">
          <w:pPr>
            <w:ind w:left="630" w:hanging="630"/>
          </w:pPr>
        </w:pPrChange>
      </w:pPr>
      <w:del w:id="1548" w:author="Renata M. Diaz" w:date="2021-08-18T16:46:00Z">
        <w:r w:rsidRPr="008D39B7" w:rsidDel="00214521">
          <w:rPr>
            <w:rStyle w:val="SubtleReference"/>
            <w:rFonts w:eastAsiaTheme="minorHAnsi"/>
          </w:rPr>
          <w:delText>Slette, I. J., A. K. Post, M. Awad, T. Even, A. Punzalan, S. Williams, M. D. Smith, and A. K. Knapp. 2019. How ecologists define drought, and why we should do better. Global Change Biology 25:3193–3200.</w:delText>
        </w:r>
      </w:del>
    </w:p>
    <w:p w14:paraId="60581275" w14:textId="63123BFA" w:rsidR="008D39B7" w:rsidRPr="008D39B7" w:rsidDel="00DB3C23" w:rsidRDefault="008D39B7">
      <w:pPr>
        <w:rPr>
          <w:del w:id="1549" w:author="Renata M. Diaz" w:date="2021-08-18T22:21:00Z"/>
          <w:rStyle w:val="SubtleReference"/>
          <w:rFonts w:eastAsiaTheme="minorHAnsi"/>
        </w:rPr>
        <w:pPrChange w:id="1550" w:author="Renata M. Diaz" w:date="2021-08-18T22:23:00Z">
          <w:pPr>
            <w:ind w:left="630" w:hanging="630"/>
          </w:pPr>
        </w:pPrChange>
      </w:pPr>
      <w:del w:id="1551" w:author="Renata M. Diaz" w:date="2021-08-18T22:21:00Z">
        <w:r w:rsidRPr="008D39B7" w:rsidDel="00DB3C23">
          <w:rPr>
            <w:rStyle w:val="SubtleReference"/>
            <w:rFonts w:eastAsiaTheme="minorHAnsi"/>
          </w:rPr>
          <w:delText>Thibault, K. M., and J. H. Brown. 2008. Impact of an extreme climatic event on community assembly. Proceedings of the National Academy of Sciences of the United States of America 105:3410–3415.</w:delText>
        </w:r>
      </w:del>
    </w:p>
    <w:p w14:paraId="2DC90B5D" w14:textId="386EA518" w:rsidR="008D39B7" w:rsidRPr="008D39B7" w:rsidDel="00F4130F" w:rsidRDefault="008D39B7">
      <w:pPr>
        <w:rPr>
          <w:del w:id="1552" w:author="Renata M. Diaz" w:date="2021-08-18T16:55:00Z"/>
          <w:rStyle w:val="SubtleReference"/>
          <w:rFonts w:eastAsiaTheme="minorHAnsi"/>
        </w:rPr>
        <w:pPrChange w:id="1553" w:author="Renata M. Diaz" w:date="2021-08-18T22:23:00Z">
          <w:pPr>
            <w:ind w:left="630" w:hanging="630"/>
          </w:pPr>
        </w:pPrChange>
      </w:pPr>
      <w:del w:id="1554" w:author="Renata M. Diaz" w:date="2021-08-18T22:21:00Z">
        <w:r w:rsidRPr="008D39B7" w:rsidDel="00DB3C23">
          <w:rPr>
            <w:rStyle w:val="SubtleReference"/>
            <w:rFonts w:eastAsiaTheme="minorHAnsi"/>
          </w:rPr>
          <w:delText>Thibault, K. M., S. K. M. Ernest, and J. H. Brown. 2010. Redundant or complementary? Impact of a colonizing species on community structure and function. Oikos 119:1719–1726.</w:delText>
        </w:r>
      </w:del>
    </w:p>
    <w:p w14:paraId="14C5C81A" w14:textId="07C0510E" w:rsidR="008D39B7" w:rsidRPr="008D39B7" w:rsidDel="00DB3C23" w:rsidRDefault="008D39B7">
      <w:pPr>
        <w:rPr>
          <w:del w:id="1555" w:author="Renata M. Diaz" w:date="2021-08-18T22:21:00Z"/>
          <w:rStyle w:val="SubtleReference"/>
          <w:rFonts w:eastAsiaTheme="minorHAnsi"/>
        </w:rPr>
        <w:pPrChange w:id="1556" w:author="Renata M. Diaz" w:date="2021-08-18T22:23:00Z">
          <w:pPr>
            <w:ind w:left="630" w:hanging="630"/>
          </w:pPr>
        </w:pPrChange>
      </w:pPr>
      <w:del w:id="1557" w:author="Renata M. Diaz" w:date="2021-08-18T16:55:00Z">
        <w:r w:rsidRPr="008D39B7" w:rsidDel="00F4130F">
          <w:rPr>
            <w:rStyle w:val="SubtleReference"/>
            <w:rFonts w:eastAsiaTheme="minorHAnsi"/>
          </w:rPr>
          <w:delText>Valone, T. J., J. H. Brown, and C. L. Jacobi. 1995. Catastrophic Decline of a Desert Rodent, Dipodomys spectabilis: Insights from a Long-Term Study. Journal of Mammalogy 76:428–436.</w:delText>
        </w:r>
      </w:del>
    </w:p>
    <w:p w14:paraId="029A54B5" w14:textId="22242029" w:rsidR="008D39B7" w:rsidDel="00AC6095" w:rsidRDefault="008D39B7">
      <w:pPr>
        <w:rPr>
          <w:del w:id="1558" w:author="Renata M. Diaz" w:date="2021-08-18T16:55:00Z"/>
          <w:rStyle w:val="SubtleReference"/>
          <w:rFonts w:eastAsiaTheme="minorHAnsi"/>
        </w:rPr>
        <w:pPrChange w:id="1559" w:author="Renata M. Diaz" w:date="2021-08-18T22:23:00Z">
          <w:pPr>
            <w:ind w:left="630" w:hanging="630"/>
          </w:pPr>
        </w:pPrChange>
      </w:pPr>
      <w:del w:id="1560" w:author="Renata M. Diaz" w:date="2021-08-18T22:21:00Z">
        <w:r w:rsidRPr="008D39B7" w:rsidDel="00DB3C23">
          <w:rPr>
            <w:rStyle w:val="SubtleReference"/>
            <w:rFonts w:eastAsiaTheme="minorHAnsi"/>
          </w:rPr>
          <w:delText>Van Valen, L. 1973. A new evolutionary law. Evolutionary Theory 1:1–30.</w:delText>
        </w:r>
      </w:del>
    </w:p>
    <w:p w14:paraId="2D8F7333" w14:textId="315F2B77" w:rsidR="00D925A6" w:rsidRPr="008D39B7" w:rsidDel="00DB3C23" w:rsidRDefault="00D925A6">
      <w:pPr>
        <w:rPr>
          <w:del w:id="1561" w:author="Renata M. Diaz" w:date="2021-08-18T22:21:00Z"/>
          <w:moveTo w:id="1562" w:author="Renata M. Diaz" w:date="2021-08-18T17:01:00Z"/>
          <w:rStyle w:val="SubtleReference"/>
          <w:rFonts w:eastAsiaTheme="minorHAnsi"/>
        </w:rPr>
        <w:pPrChange w:id="1563" w:author="Renata M. Diaz" w:date="2021-08-18T22:23:00Z">
          <w:pPr>
            <w:ind w:left="630" w:hanging="630"/>
          </w:pPr>
        </w:pPrChange>
      </w:pPr>
      <w:moveToRangeStart w:id="1564" w:author="Renata M. Diaz" w:date="2021-08-18T17:01:00Z" w:name="move80198493"/>
      <w:moveTo w:id="1565" w:author="Renata M. Diaz" w:date="2021-08-18T17:01:00Z">
        <w:del w:id="1566" w:author="Renata M. Diaz" w:date="2021-08-18T22:21:00Z">
          <w:r w:rsidRPr="008D39B7" w:rsidDel="00DB3C23">
            <w:rPr>
              <w:rStyle w:val="SubtleReference"/>
              <w:rFonts w:eastAsiaTheme="minorHAnsi"/>
            </w:rPr>
            <w:delText>White, E. P., S. K. M. Ernest, and K. M. Thibault. 2004. Trade‐offs in Community Properties through Time in a Desert Rodent Community. The American Naturalist 164:670–676.</w:delText>
          </w:r>
        </w:del>
      </w:moveTo>
    </w:p>
    <w:p w14:paraId="7343346E" w14:textId="1EEBD71C" w:rsidR="00D925A6" w:rsidRPr="008D39B7" w:rsidDel="00DB3C23" w:rsidRDefault="00D925A6">
      <w:pPr>
        <w:rPr>
          <w:del w:id="1567" w:author="Renata M. Diaz" w:date="2021-08-18T22:21:00Z"/>
          <w:moveTo w:id="1568" w:author="Renata M. Diaz" w:date="2021-08-18T17:01:00Z"/>
          <w:rStyle w:val="SubtleReference"/>
          <w:rFonts w:eastAsiaTheme="minorHAnsi"/>
        </w:rPr>
        <w:pPrChange w:id="1569" w:author="Renata M. Diaz" w:date="2021-08-18T22:23:00Z">
          <w:pPr>
            <w:ind w:left="630" w:hanging="630"/>
          </w:pPr>
        </w:pPrChange>
      </w:pPr>
      <w:moveTo w:id="1570" w:author="Renata M. Diaz" w:date="2021-08-18T17:01:00Z">
        <w:del w:id="1571" w:author="Renata M. Diaz" w:date="2021-08-18T22:21:00Z">
          <w:r w:rsidRPr="008D39B7" w:rsidDel="00DB3C23">
            <w:rPr>
              <w:rStyle w:val="SubtleReference"/>
              <w:rFonts w:eastAsiaTheme="minorHAnsi"/>
            </w:rPr>
            <w:delText>Williams, J. W., and S. T. Jackson. 2007. Novel climates, no-analog communities, and ecological surprises. Frontiers in Ecology and the Environment 5:475–482.</w:delText>
          </w:r>
        </w:del>
      </w:moveTo>
    </w:p>
    <w:moveToRangeEnd w:id="1564"/>
    <w:p w14:paraId="0793316E" w14:textId="49B6FEEF" w:rsidR="00796B9F" w:rsidRPr="00796B9F" w:rsidDel="00214521" w:rsidRDefault="008D39B7">
      <w:pPr>
        <w:rPr>
          <w:del w:id="1572" w:author="Renata M. Diaz" w:date="2021-08-18T16:46:00Z"/>
          <w:rStyle w:val="SubtleReference"/>
          <w:rFonts w:eastAsiaTheme="minorHAnsi"/>
        </w:rPr>
        <w:pPrChange w:id="1573" w:author="Renata M. Diaz" w:date="2021-08-18T22:23:00Z">
          <w:pPr>
            <w:ind w:left="630" w:hanging="630"/>
          </w:pPr>
        </w:pPrChange>
      </w:pPr>
      <w:del w:id="1574" w:author="Renata M. Diaz" w:date="2021-08-18T16:55:00Z">
        <w:r w:rsidRPr="008D39B7" w:rsidDel="00F4130F">
          <w:rPr>
            <w:rStyle w:val="SubtleReference"/>
            <w:rFonts w:eastAsiaTheme="minorHAnsi"/>
          </w:rPr>
          <w:delText xml:space="preserve">Vasseur, D. A., and U. Gaedke. 2007. </w:delText>
        </w:r>
        <w:r w:rsidR="005E08C2" w:rsidDel="00F4130F">
          <w:rPr>
            <w:rStyle w:val="SubtleReference"/>
            <w:rFonts w:eastAsiaTheme="minorHAnsi"/>
          </w:rPr>
          <w:delText>Spectral analysis unmasks synchronous and compensatory dynamics in plankton communities</w:delText>
        </w:r>
        <w:r w:rsidRPr="008D39B7" w:rsidDel="00F4130F">
          <w:rPr>
            <w:rStyle w:val="SubtleReference"/>
            <w:rFonts w:eastAsiaTheme="minorHAnsi"/>
          </w:rPr>
          <w:delText>. Ecology 88:2058–2071.</w:delText>
        </w:r>
      </w:del>
    </w:p>
    <w:p w14:paraId="1B73830A" w14:textId="47F47A52" w:rsidR="00796B9F" w:rsidRPr="008D39B7" w:rsidRDefault="00796B9F">
      <w:pPr>
        <w:rPr>
          <w:rStyle w:val="SubtleReference"/>
          <w:rFonts w:eastAsiaTheme="minorHAnsi"/>
        </w:rPr>
        <w:pPrChange w:id="1575" w:author="Renata M. Diaz" w:date="2021-08-18T22:23:00Z">
          <w:pPr>
            <w:ind w:left="630" w:hanging="630"/>
          </w:pPr>
        </w:pPrChange>
      </w:pPr>
      <w:del w:id="1576" w:author="Renata M. Diaz" w:date="2021-08-18T16:46:00Z">
        <w:r w:rsidRPr="00796B9F" w:rsidDel="00214521">
          <w:rPr>
            <w:rStyle w:val="SubtleReference"/>
            <w:rFonts w:eastAsiaTheme="minorHAnsi"/>
          </w:rPr>
          <w:delText>Vermote, E., Justice, C., Claverie, M., &amp; Franch, B. (2016). Preliminary analysis of the performance of the Landsat 8/OLI land surface reflectance product. Remote Sensing of Environment, 185, 46-56.</w:delText>
        </w:r>
      </w:del>
    </w:p>
    <w:p w14:paraId="0790F550" w14:textId="616E37A2" w:rsidR="008D39B7" w:rsidRPr="008D39B7" w:rsidDel="00D925A6" w:rsidRDefault="008D39B7">
      <w:pPr>
        <w:ind w:left="630" w:hanging="630"/>
        <w:rPr>
          <w:moveFrom w:id="1577" w:author="Renata M. Diaz" w:date="2021-08-18T17:01:00Z"/>
          <w:rStyle w:val="SubtleReference"/>
          <w:rFonts w:eastAsiaTheme="minorHAnsi"/>
        </w:rPr>
      </w:pPr>
      <w:moveFromRangeStart w:id="1578" w:author="Renata M. Diaz" w:date="2021-08-18T17:01:00Z" w:name="move80198493"/>
      <w:moveFrom w:id="1579" w:author="Renata M. Diaz" w:date="2021-08-18T17:01:00Z">
        <w:r w:rsidRPr="008D39B7" w:rsidDel="00D925A6">
          <w:rPr>
            <w:rStyle w:val="SubtleReference"/>
            <w:rFonts w:eastAsiaTheme="minorHAnsi"/>
          </w:rPr>
          <w:t>White, E. P., S. K. M. Ernest, and K. M. Thibault. 2004. Trade‐offs in Community Properties through Time in a Desert Rodent Community. The American Naturalist 164:670–676.</w:t>
        </w:r>
      </w:moveFrom>
    </w:p>
    <w:p w14:paraId="5F1FACBE" w14:textId="33662B09" w:rsidR="008D39B7" w:rsidRPr="008D39B7" w:rsidDel="00D925A6" w:rsidRDefault="008D39B7">
      <w:pPr>
        <w:ind w:left="630" w:hanging="630"/>
        <w:rPr>
          <w:moveFrom w:id="1580" w:author="Renata M. Diaz" w:date="2021-08-18T17:01:00Z"/>
          <w:rStyle w:val="SubtleReference"/>
          <w:rFonts w:eastAsiaTheme="minorHAnsi"/>
        </w:rPr>
      </w:pPr>
      <w:moveFrom w:id="1581" w:author="Renata M. Diaz" w:date="2021-08-18T17:01:00Z">
        <w:r w:rsidRPr="008D39B7" w:rsidDel="00D925A6">
          <w:rPr>
            <w:rStyle w:val="SubtleReference"/>
            <w:rFonts w:eastAsiaTheme="minorHAnsi"/>
          </w:rPr>
          <w:t>Williams, J. W., and S. T. Jackson. 2007. Novel climates, no-analog communities, and ecological surprises. Frontiers in Ecology and the Environment 5:475–482.</w:t>
        </w:r>
      </w:moveFrom>
    </w:p>
    <w:moveFromRangeEnd w:id="1578"/>
    <w:p w14:paraId="4F2A2B7B" w14:textId="77777777" w:rsidR="00133010" w:rsidRPr="008D39B7" w:rsidRDefault="00133010">
      <w:pPr>
        <w:ind w:left="630" w:hanging="630"/>
        <w:rPr>
          <w:rStyle w:val="SubtleReference"/>
          <w:rFonts w:eastAsiaTheme="minorHAnsi"/>
        </w:rPr>
      </w:pPr>
      <w:r w:rsidRPr="008D39B7">
        <w:rPr>
          <w:rStyle w:val="SubtleReference"/>
          <w:rFonts w:eastAsiaTheme="minorHAnsi"/>
        </w:rPr>
        <w:br w:type="page"/>
      </w:r>
    </w:p>
    <w:p w14:paraId="57CF128F" w14:textId="77777777" w:rsidR="00000000" w:rsidRDefault="00732851">
      <w:pPr>
        <w:rPr>
          <w:rStyle w:val="SubtleReference"/>
          <w:rFonts w:eastAsiaTheme="minorHAnsi"/>
          <w:rPrChange w:id="1582" w:author="Renata M. Diaz" w:date="2021-08-18T22:22:00Z">
            <w:rPr>
              <w:rFonts w:eastAsia="Times New Roman"/>
            </w:rPr>
          </w:rPrChange>
        </w:rPr>
        <w:sectPr w:rsidR="00000000" w:rsidSect="004008D9">
          <w:pgSz w:w="12240" w:h="15840"/>
          <w:pgMar w:top="1440" w:right="1440" w:bottom="1440" w:left="1440" w:header="720" w:footer="720" w:gutter="0"/>
          <w:lnNumType w:countBy="1" w:restart="continuous"/>
          <w:cols w:space="720"/>
          <w:docGrid w:linePitch="360"/>
        </w:sectPr>
        <w:pPrChange w:id="1583" w:author="Renata M. Diaz" w:date="2021-08-18T22:23:00Z">
          <w:pPr>
            <w:ind w:left="630" w:hanging="630"/>
          </w:pPr>
        </w:pPrChange>
      </w:pPr>
    </w:p>
    <w:p w14:paraId="72BE0990" w14:textId="2DC8215F" w:rsidR="00275511" w:rsidRPr="00DB3C23" w:rsidRDefault="0041573D">
      <w:pPr>
        <w:pStyle w:val="Heading1"/>
        <w:rPr>
          <w:rStyle w:val="SubtleReference"/>
          <w:rFonts w:eastAsiaTheme="minorHAnsi"/>
          <w:rPrChange w:id="1584" w:author="Renata M. Diaz" w:date="2021-08-18T22:22:00Z">
            <w:rPr>
              <w:b/>
              <w:bCs/>
            </w:rPr>
          </w:rPrChange>
        </w:rPr>
        <w:pPrChange w:id="1585" w:author="Renata M. Diaz" w:date="2021-08-18T22:22:00Z">
          <w:pPr/>
        </w:pPrChange>
      </w:pPr>
      <w:r w:rsidRPr="00DB3C23">
        <w:rPr>
          <w:rStyle w:val="SubtleReference"/>
          <w:rFonts w:eastAsiaTheme="minorHAnsi"/>
          <w:rPrChange w:id="1586" w:author="Renata M. Diaz" w:date="2021-08-18T22:22:00Z">
            <w:rPr/>
          </w:rPrChange>
        </w:rPr>
        <w:lastRenderedPageBreak/>
        <w:t>Figure</w:t>
      </w:r>
      <w:r w:rsidR="00152F90" w:rsidRPr="00DB3C23">
        <w:rPr>
          <w:rStyle w:val="SubtleReference"/>
          <w:rFonts w:eastAsiaTheme="minorHAnsi"/>
          <w:rPrChange w:id="1587" w:author="Renata M. Diaz" w:date="2021-08-18T22:22:00Z">
            <w:rPr/>
          </w:rPrChange>
        </w:rPr>
        <w:t xml:space="preserve"> legends</w:t>
      </w:r>
    </w:p>
    <w:p w14:paraId="3DA76BBC" w14:textId="2991EB62" w:rsidR="00FE4DDC" w:rsidRPr="00DB3C23" w:rsidRDefault="000407C5">
      <w:pPr>
        <w:pStyle w:val="Writing"/>
        <w:ind w:firstLine="0"/>
        <w:rPr>
          <w:rStyle w:val="SubtleReference"/>
          <w:rFonts w:eastAsiaTheme="minorHAnsi"/>
          <w:rPrChange w:id="1588" w:author="Renata M. Diaz" w:date="2021-08-18T22:22:00Z">
            <w:rPr/>
          </w:rPrChange>
        </w:rPr>
        <w:pPrChange w:id="1589" w:author="Renata M. Diaz" w:date="2021-08-18T22:22:00Z">
          <w:pPr/>
        </w:pPrChange>
      </w:pPr>
      <w:r w:rsidRPr="00DB3C23">
        <w:rPr>
          <w:rStyle w:val="SubtleReference"/>
          <w:rFonts w:eastAsiaTheme="minorHAnsi"/>
          <w:b/>
          <w:bCs/>
          <w:rPrChange w:id="1590" w:author="Renata M. Diaz" w:date="2021-08-18T22:22:00Z">
            <w:rPr/>
          </w:rPrChange>
        </w:rPr>
        <w:t>Figure 1.</w:t>
      </w:r>
      <w:r w:rsidRPr="00DB3C23">
        <w:rPr>
          <w:rStyle w:val="SubtleReference"/>
          <w:rFonts w:eastAsiaTheme="minorHAnsi"/>
          <w:rPrChange w:id="1591" w:author="Renata M. Diaz" w:date="2021-08-18T22:22:00Z">
            <w:rPr/>
          </w:rPrChange>
        </w:rPr>
        <w:t xml:space="preserve"> Dynamics of energy use and rodent community composition over time</w:t>
      </w:r>
      <w:r w:rsidR="009A7C12" w:rsidRPr="00DB3C23">
        <w:rPr>
          <w:rStyle w:val="SubtleReference"/>
          <w:rFonts w:eastAsiaTheme="minorHAnsi"/>
          <w:rPrChange w:id="1592" w:author="Renata M. Diaz" w:date="2021-08-18T22:22:00Z">
            <w:rPr/>
          </w:rPrChange>
        </w:rPr>
        <w:t xml:space="preserve">. Lines represent 6-month moving averages of energetic compensation (a), the ratio of energy use on exclosure plots to control plots (b), and the share of community energy use accounted for by </w:t>
      </w:r>
      <w:del w:id="1593" w:author="Renata M. Diaz" w:date="2021-08-18T10:41:00Z">
        <w:r w:rsidR="009A7C12" w:rsidRPr="00DB3C23" w:rsidDel="007A3340">
          <w:rPr>
            <w:rStyle w:val="SubtleReference"/>
            <w:rFonts w:eastAsiaTheme="minorHAnsi"/>
            <w:rPrChange w:id="1594" w:author="Renata M. Diaz" w:date="2021-08-18T22:22:00Z">
              <w:rPr/>
            </w:rPrChange>
          </w:rPr>
          <w:delText>all small granivores</w:delText>
        </w:r>
        <w:r w:rsidR="00EB05F8" w:rsidRPr="00DB3C23" w:rsidDel="007A3340">
          <w:rPr>
            <w:rStyle w:val="SubtleReference"/>
            <w:rFonts w:eastAsiaTheme="minorHAnsi"/>
            <w:rPrChange w:id="1595" w:author="Renata M. Diaz" w:date="2021-08-18T22:22:00Z">
              <w:rPr/>
            </w:rPrChange>
          </w:rPr>
          <w:delText xml:space="preserve"> (blue)</w:delText>
        </w:r>
      </w:del>
      <w:ins w:id="1596" w:author="Renata M. Diaz" w:date="2021-08-18T10:41:00Z">
        <w:r w:rsidR="007A3340" w:rsidRPr="00DB3C23">
          <w:rPr>
            <w:rStyle w:val="SubtleReference"/>
            <w:rFonts w:eastAsiaTheme="minorHAnsi"/>
            <w:rPrChange w:id="1597" w:author="Renata M. Diaz" w:date="2021-08-18T22:22:00Z">
              <w:rPr/>
            </w:rPrChange>
          </w:rPr>
          <w:t>kangaroo rats on c</w:t>
        </w:r>
      </w:ins>
      <w:ins w:id="1598" w:author="Renata M. Diaz" w:date="2021-08-18T10:42:00Z">
        <w:r w:rsidR="007A3340" w:rsidRPr="00DB3C23">
          <w:rPr>
            <w:rStyle w:val="SubtleReference"/>
            <w:rFonts w:eastAsiaTheme="minorHAnsi"/>
            <w:rPrChange w:id="1599" w:author="Renata M. Diaz" w:date="2021-08-18T22:22:00Z">
              <w:rPr/>
            </w:rPrChange>
          </w:rPr>
          <w:t>ontrol plots (c)</w:t>
        </w:r>
      </w:ins>
      <w:r w:rsidR="009A7C12" w:rsidRPr="00DB3C23">
        <w:rPr>
          <w:rStyle w:val="SubtleReference"/>
          <w:rFonts w:eastAsiaTheme="minorHAnsi"/>
          <w:rPrChange w:id="1600" w:author="Renata M. Diaz" w:date="2021-08-18T22:22:00Z">
            <w:rPr/>
          </w:rPrChange>
        </w:rPr>
        <w:t>, and</w:t>
      </w:r>
      <w:ins w:id="1601" w:author="Renata M. Diaz" w:date="2021-08-18T10:42:00Z">
        <w:r w:rsidR="007A3340" w:rsidRPr="00DB3C23">
          <w:rPr>
            <w:rStyle w:val="SubtleReference"/>
            <w:rFonts w:eastAsiaTheme="minorHAnsi"/>
            <w:rPrChange w:id="1602" w:author="Renata M. Diaz" w:date="2021-08-18T22:22:00Z">
              <w:rPr/>
            </w:rPrChange>
          </w:rPr>
          <w:t xml:space="preserve"> by</w:t>
        </w:r>
      </w:ins>
      <w:r w:rsidR="009A7C12" w:rsidRPr="00DB3C23">
        <w:rPr>
          <w:rStyle w:val="SubtleReference"/>
          <w:rFonts w:eastAsiaTheme="minorHAnsi"/>
          <w:rPrChange w:id="1603" w:author="Renata M. Diaz" w:date="2021-08-18T22:22:00Z">
            <w:rPr/>
          </w:rPrChange>
        </w:rPr>
        <w:t xml:space="preserve"> </w:t>
      </w:r>
      <w:r w:rsidR="009A7C12" w:rsidRPr="00DB3C23">
        <w:rPr>
          <w:rStyle w:val="SubtleReference"/>
          <w:rFonts w:eastAsiaTheme="minorHAnsi"/>
          <w:rPrChange w:id="1604" w:author="Renata M. Diaz" w:date="2021-08-18T22:22:00Z">
            <w:rPr>
              <w:i/>
              <w:iCs/>
            </w:rPr>
          </w:rPrChange>
        </w:rPr>
        <w:t xml:space="preserve">C. </w:t>
      </w:r>
      <w:proofErr w:type="spellStart"/>
      <w:r w:rsidR="009A7C12" w:rsidRPr="00DB3C23">
        <w:rPr>
          <w:rStyle w:val="SubtleReference"/>
          <w:rFonts w:eastAsiaTheme="minorHAnsi"/>
          <w:rPrChange w:id="1605" w:author="Renata M. Diaz" w:date="2021-08-18T22:22:00Z">
            <w:rPr>
              <w:i/>
              <w:iCs/>
            </w:rPr>
          </w:rPrChange>
        </w:rPr>
        <w:t>baileyi</w:t>
      </w:r>
      <w:proofErr w:type="spellEnd"/>
      <w:del w:id="1606" w:author="Renata M. Diaz" w:date="2021-08-18T10:42:00Z">
        <w:r w:rsidR="00EB05F8" w:rsidRPr="00DB3C23" w:rsidDel="007A3340">
          <w:rPr>
            <w:rStyle w:val="SubtleReference"/>
            <w:rFonts w:eastAsiaTheme="minorHAnsi"/>
            <w:rPrChange w:id="1607" w:author="Renata M. Diaz" w:date="2021-08-18T22:22:00Z">
              <w:rPr/>
            </w:rPrChange>
          </w:rPr>
          <w:delText xml:space="preserve"> (gold)</w:delText>
        </w:r>
      </w:del>
      <w:r w:rsidR="009A7C12" w:rsidRPr="00DB3C23">
        <w:rPr>
          <w:rStyle w:val="SubtleReference"/>
          <w:rFonts w:eastAsiaTheme="minorHAnsi"/>
          <w:rPrChange w:id="1608" w:author="Renata M. Diaz" w:date="2021-08-18T22:22:00Z">
            <w:rPr>
              <w:i/>
              <w:iCs/>
            </w:rPr>
          </w:rPrChange>
        </w:rPr>
        <w:t xml:space="preserve"> </w:t>
      </w:r>
      <w:ins w:id="1609" w:author="Renata M. Diaz" w:date="2021-08-18T10:42:00Z">
        <w:r w:rsidR="007A3340" w:rsidRPr="00DB3C23">
          <w:rPr>
            <w:rStyle w:val="SubtleReference"/>
            <w:rFonts w:eastAsiaTheme="minorHAnsi"/>
            <w:rPrChange w:id="1610" w:author="Renata M. Diaz" w:date="2021-08-18T22:22:00Z">
              <w:rPr/>
            </w:rPrChange>
          </w:rPr>
          <w:t>(d)</w:t>
        </w:r>
      </w:ins>
      <w:del w:id="1611" w:author="Renata M. Diaz" w:date="2021-08-18T10:42:00Z">
        <w:r w:rsidR="009A7C12" w:rsidRPr="00DB3C23" w:rsidDel="007A3340">
          <w:rPr>
            <w:rStyle w:val="SubtleReference"/>
            <w:rFonts w:eastAsiaTheme="minorHAnsi"/>
            <w:rPrChange w:id="1612" w:author="Renata M. Diaz" w:date="2021-08-18T22:22:00Z">
              <w:rPr/>
            </w:rPrChange>
          </w:rPr>
          <w:delText>specifically</w:delText>
        </w:r>
      </w:del>
      <w:r w:rsidR="009A7C12" w:rsidRPr="00DB3C23">
        <w:rPr>
          <w:rStyle w:val="SubtleReference"/>
          <w:rFonts w:eastAsiaTheme="minorHAnsi"/>
          <w:rPrChange w:id="1613" w:author="Renata M. Diaz" w:date="2021-08-18T22:22:00Z">
            <w:rPr/>
          </w:rPrChange>
        </w:rPr>
        <w:t>, on control (</w:t>
      </w:r>
      <w:del w:id="1614" w:author="Renata M. Diaz" w:date="2021-08-18T10:42:00Z">
        <w:r w:rsidR="009A7C12" w:rsidRPr="00DB3C23" w:rsidDel="007A3340">
          <w:rPr>
            <w:rStyle w:val="SubtleReference"/>
            <w:rFonts w:eastAsiaTheme="minorHAnsi"/>
            <w:rPrChange w:id="1615" w:author="Renata M. Diaz" w:date="2021-08-18T22:22:00Z">
              <w:rPr/>
            </w:rPrChange>
          </w:rPr>
          <w:delText>c</w:delText>
        </w:r>
      </w:del>
      <w:ins w:id="1616" w:author="Renata M. Diaz" w:date="2021-08-18T10:42:00Z">
        <w:r w:rsidR="007A3340" w:rsidRPr="00DB3C23">
          <w:rPr>
            <w:rStyle w:val="SubtleReference"/>
            <w:rFonts w:eastAsiaTheme="minorHAnsi"/>
            <w:rPrChange w:id="1617" w:author="Renata M. Diaz" w:date="2021-08-18T22:22:00Z">
              <w:rPr/>
            </w:rPrChange>
          </w:rPr>
          <w:t>gold</w:t>
        </w:r>
      </w:ins>
      <w:r w:rsidR="009A7C12" w:rsidRPr="00DB3C23">
        <w:rPr>
          <w:rStyle w:val="SubtleReference"/>
          <w:rFonts w:eastAsiaTheme="minorHAnsi"/>
          <w:rPrChange w:id="1618" w:author="Renata M. Diaz" w:date="2021-08-18T22:22:00Z">
            <w:rPr/>
          </w:rPrChange>
        </w:rPr>
        <w:t>) and exclosure (</w:t>
      </w:r>
      <w:del w:id="1619" w:author="Renata M. Diaz" w:date="2021-08-18T10:42:00Z">
        <w:r w:rsidR="009A7C12" w:rsidRPr="00DB3C23" w:rsidDel="007A3340">
          <w:rPr>
            <w:rStyle w:val="SubtleReference"/>
            <w:rFonts w:eastAsiaTheme="minorHAnsi"/>
            <w:rPrChange w:id="1620" w:author="Renata M. Diaz" w:date="2021-08-18T22:22:00Z">
              <w:rPr/>
            </w:rPrChange>
          </w:rPr>
          <w:delText>d</w:delText>
        </w:r>
      </w:del>
      <w:ins w:id="1621" w:author="Renata M. Diaz" w:date="2021-08-18T10:42:00Z">
        <w:r w:rsidR="007A3340" w:rsidRPr="00DB3C23">
          <w:rPr>
            <w:rStyle w:val="SubtleReference"/>
            <w:rFonts w:eastAsiaTheme="minorHAnsi"/>
            <w:rPrChange w:id="1622" w:author="Renata M. Diaz" w:date="2021-08-18T22:22:00Z">
              <w:rPr/>
            </w:rPrChange>
          </w:rPr>
          <w:t>blue</w:t>
        </w:r>
      </w:ins>
      <w:r w:rsidR="009A7C12" w:rsidRPr="00DB3C23">
        <w:rPr>
          <w:rStyle w:val="SubtleReference"/>
          <w:rFonts w:eastAsiaTheme="minorHAnsi"/>
          <w:rPrChange w:id="1623" w:author="Renata M. Diaz" w:date="2021-08-18T22:22:00Z">
            <w:rPr/>
          </w:rPrChange>
        </w:rPr>
        <w:t xml:space="preserve">) plots. </w:t>
      </w:r>
      <w:r w:rsidR="009B7BF7" w:rsidRPr="00DB3C23">
        <w:rPr>
          <w:rStyle w:val="SubtleReference"/>
          <w:rFonts w:eastAsiaTheme="minorHAnsi"/>
          <w:rPrChange w:id="1624" w:author="Renata M. Diaz" w:date="2021-08-18T22:22:00Z">
            <w:rPr/>
          </w:rPrChange>
        </w:rPr>
        <w:t xml:space="preserve">Dotted vertical lines mark the boundaries between time periods used for statistical analysis. </w:t>
      </w:r>
      <w:r w:rsidR="009A7C12" w:rsidRPr="00DB3C23">
        <w:rPr>
          <w:rStyle w:val="SubtleReference"/>
          <w:rFonts w:eastAsiaTheme="minorHAnsi"/>
          <w:rPrChange w:id="1625" w:author="Renata M. Diaz" w:date="2021-08-18T22:22:00Z">
            <w:rPr/>
          </w:rPrChange>
        </w:rPr>
        <w:t xml:space="preserve">Horizontal lines are time-period estimates from generalized least squares (a, b) and generalized linear (c, d) models, and </w:t>
      </w:r>
      <w:r w:rsidR="00AF391B" w:rsidRPr="00DB3C23">
        <w:rPr>
          <w:rStyle w:val="SubtleReference"/>
          <w:rFonts w:eastAsiaTheme="minorHAnsi"/>
          <w:rPrChange w:id="1626" w:author="Renata M. Diaz" w:date="2021-08-18T22:22:00Z">
            <w:rPr/>
          </w:rPrChange>
        </w:rPr>
        <w:t xml:space="preserve">the </w:t>
      </w:r>
      <w:r w:rsidR="009A7C12" w:rsidRPr="00DB3C23">
        <w:rPr>
          <w:rStyle w:val="SubtleReference"/>
          <w:rFonts w:eastAsiaTheme="minorHAnsi"/>
          <w:rPrChange w:id="1627" w:author="Renata M. Diaz" w:date="2021-08-18T22:22:00Z">
            <w:rPr/>
          </w:rPrChange>
        </w:rPr>
        <w:t xml:space="preserve">semitransparent envelopes </w:t>
      </w:r>
      <w:r w:rsidR="00AF391B" w:rsidRPr="00DB3C23">
        <w:rPr>
          <w:rStyle w:val="SubtleReference"/>
          <w:rFonts w:eastAsiaTheme="minorHAnsi"/>
          <w:rPrChange w:id="1628" w:author="Renata M. Diaz" w:date="2021-08-18T22:22:00Z">
            <w:rPr/>
          </w:rPrChange>
        </w:rPr>
        <w:t xml:space="preserve">mark </w:t>
      </w:r>
      <w:r w:rsidR="009A7C12" w:rsidRPr="00DB3C23">
        <w:rPr>
          <w:rStyle w:val="SubtleReference"/>
          <w:rFonts w:eastAsiaTheme="minorHAnsi"/>
          <w:rPrChange w:id="1629" w:author="Renata M. Diaz" w:date="2021-08-18T22:22:00Z">
            <w:rPr/>
          </w:rPrChange>
        </w:rPr>
        <w:t xml:space="preserve">the 95% </w:t>
      </w:r>
      <w:r w:rsidR="00751E7F" w:rsidRPr="00DB3C23">
        <w:rPr>
          <w:rStyle w:val="SubtleReference"/>
          <w:rFonts w:eastAsiaTheme="minorHAnsi"/>
          <w:rPrChange w:id="1630" w:author="Renata M. Diaz" w:date="2021-08-18T22:22:00Z">
            <w:rPr/>
          </w:rPrChange>
        </w:rPr>
        <w:t>confidence</w:t>
      </w:r>
      <w:ins w:id="1631" w:author="Renata M. Diaz" w:date="2021-08-18T10:42:00Z">
        <w:r w:rsidR="00F77D3D" w:rsidRPr="00DB3C23">
          <w:rPr>
            <w:rStyle w:val="SubtleReference"/>
            <w:rFonts w:eastAsiaTheme="minorHAnsi"/>
            <w:rPrChange w:id="1632" w:author="Renata M. Diaz" w:date="2021-08-18T22:22:00Z">
              <w:rPr/>
            </w:rPrChange>
          </w:rPr>
          <w:t xml:space="preserve"> or credible</w:t>
        </w:r>
      </w:ins>
      <w:r w:rsidR="00751E7F" w:rsidRPr="00DB3C23">
        <w:rPr>
          <w:rStyle w:val="SubtleReference"/>
          <w:rFonts w:eastAsiaTheme="minorHAnsi"/>
          <w:rPrChange w:id="1633" w:author="Renata M. Diaz" w:date="2021-08-18T22:22:00Z">
            <w:rPr/>
          </w:rPrChange>
        </w:rPr>
        <w:t xml:space="preserve"> </w:t>
      </w:r>
      <w:r w:rsidR="009A7C12" w:rsidRPr="00DB3C23">
        <w:rPr>
          <w:rStyle w:val="SubtleReference"/>
          <w:rFonts w:eastAsiaTheme="minorHAnsi"/>
          <w:rPrChange w:id="1634" w:author="Renata M. Diaz" w:date="2021-08-18T22:22:00Z">
            <w:rPr/>
          </w:rPrChange>
        </w:rPr>
        <w:t xml:space="preserve">intervals. </w:t>
      </w:r>
    </w:p>
    <w:p w14:paraId="53650F21" w14:textId="46181C31" w:rsidR="007A3340" w:rsidRPr="00DB3C23" w:rsidRDefault="007A3340">
      <w:pPr>
        <w:pStyle w:val="Writing"/>
        <w:rPr>
          <w:ins w:id="1635" w:author="Renata M. Diaz" w:date="2021-08-18T10:41:00Z"/>
          <w:rPrChange w:id="1636" w:author="Renata M. Diaz" w:date="2021-08-18T22:22:00Z">
            <w:rPr>
              <w:ins w:id="1637" w:author="Renata M. Diaz" w:date="2021-08-18T10:41:00Z"/>
              <w:b/>
              <w:bCs/>
            </w:rPr>
          </w:rPrChange>
        </w:rPr>
        <w:pPrChange w:id="1638" w:author="Renata M. Diaz" w:date="2021-08-18T22:22:00Z">
          <w:pPr>
            <w:spacing w:line="240" w:lineRule="auto"/>
          </w:pPr>
        </w:pPrChange>
      </w:pPr>
      <w:ins w:id="1639" w:author="Renata M. Diaz" w:date="2021-08-18T10:41:00Z">
        <w:r w:rsidRPr="00DB3C23">
          <w:rPr>
            <w:rStyle w:val="SubtleReference"/>
            <w:rFonts w:eastAsiaTheme="minorHAnsi"/>
            <w:rPrChange w:id="1640" w:author="Renata M. Diaz" w:date="2021-08-18T22:22:00Z">
              <w:rPr/>
            </w:rPrChange>
          </w:rPr>
          <w:br w:type="page"/>
        </w:r>
      </w:ins>
    </w:p>
    <w:p w14:paraId="25FE6655" w14:textId="77777777" w:rsidR="00EC240C" w:rsidDel="007A3340" w:rsidRDefault="00EC240C" w:rsidP="00397DFC">
      <w:pPr>
        <w:rPr>
          <w:del w:id="1641" w:author="Renata M. Diaz" w:date="2021-08-18T10:41:00Z"/>
        </w:rPr>
      </w:pPr>
    </w:p>
    <w:p w14:paraId="58DACBD4" w14:textId="6BF4C40A" w:rsidR="00FE4DDC" w:rsidRPr="00B27D0B" w:rsidDel="007A3340" w:rsidRDefault="00FE4DDC" w:rsidP="001069ED">
      <w:pPr>
        <w:rPr>
          <w:del w:id="1642" w:author="Renata M. Diaz" w:date="2021-08-18T10:41:00Z"/>
        </w:rPr>
        <w:sectPr w:rsidR="00FE4DDC" w:rsidRPr="00B27D0B" w:rsidDel="007A3340" w:rsidSect="004008D9">
          <w:pgSz w:w="12240" w:h="15840"/>
          <w:pgMar w:top="1440" w:right="1440" w:bottom="1440" w:left="1440" w:header="720" w:footer="720" w:gutter="0"/>
          <w:lnNumType w:countBy="1" w:restart="continuous"/>
          <w:cols w:space="720"/>
          <w:docGrid w:linePitch="360"/>
        </w:sectPr>
      </w:pPr>
      <w:del w:id="1643" w:author="Renata M. Diaz" w:date="2021-08-18T10:41:00Z">
        <w:r w:rsidDel="007A3340">
          <w:delText xml:space="preserve">Figure 2. Dynamics of </w:delText>
        </w:r>
        <w:r w:rsidR="00A86317" w:rsidDel="007A3340">
          <w:delText xml:space="preserve">(a) </w:delText>
        </w:r>
        <w:r w:rsidDel="007A3340">
          <w:delText>drought</w:delText>
        </w:r>
        <w:r w:rsidR="004B2811" w:rsidDel="007A3340">
          <w:delText xml:space="preserve"> </w:delText>
        </w:r>
        <w:r w:rsidDel="007A3340">
          <w:delText xml:space="preserve">and </w:delText>
        </w:r>
        <w:r w:rsidR="00A86317" w:rsidDel="007A3340">
          <w:delText xml:space="preserve">(b) </w:delText>
        </w:r>
        <w:r w:rsidDel="007A3340">
          <w:rPr>
            <w:i/>
            <w:iCs/>
          </w:rPr>
          <w:delText xml:space="preserve">E. ciculatum </w:delText>
        </w:r>
        <w:r w:rsidDel="007A3340">
          <w:delText xml:space="preserve">proportional </w:delText>
        </w:r>
        <w:r w:rsidR="00B512E9" w:rsidDel="007A3340">
          <w:delText>abundance</w:delText>
        </w:r>
        <w:r w:rsidR="00673EB6" w:rsidDel="007A3340">
          <w:delText xml:space="preserve"> at the site</w:delText>
        </w:r>
        <w:r w:rsidDel="007A3340">
          <w:delText>.</w:delText>
        </w:r>
        <w:r w:rsidR="00BF7A48" w:rsidDel="007A3340">
          <w:delText xml:space="preserve"> </w:delText>
        </w:r>
        <w:r w:rsidR="00355279" w:rsidDel="007A3340">
          <w:delText xml:space="preserve">Dotted vertical lines mark boundaries between time periods. </w:delText>
        </w:r>
        <w:r w:rsidR="00BF7A48" w:rsidDel="007A3340">
          <w:delText>(a)</w:delText>
        </w:r>
        <w:r w:rsidDel="007A3340">
          <w:delText xml:space="preserve"> </w:delText>
        </w:r>
        <w:r w:rsidR="00BF7A48" w:rsidDel="007A3340">
          <w:delText xml:space="preserve">12-month SPEI index for each month from 1989-2020. Values greater than 0 </w:delText>
        </w:r>
        <w:r w:rsidR="00E71320" w:rsidDel="007A3340">
          <w:delText xml:space="preserve">(blue) </w:delText>
        </w:r>
        <w:r w:rsidR="00BF7A48" w:rsidDel="007A3340">
          <w:delText xml:space="preserve">indicate wetter than average conditions, and values less than 0 </w:delText>
        </w:r>
        <w:r w:rsidR="00E71320" w:rsidDel="007A3340">
          <w:delText xml:space="preserve">(red) </w:delText>
        </w:r>
        <w:r w:rsidR="00BF7A48" w:rsidDel="007A3340">
          <w:delText>indicate drier conditions. Values between -1 and 1 (horizontal lines) are considered within normal variability for a system,</w:delText>
        </w:r>
        <w:r w:rsidR="00A6371A" w:rsidDel="007A3340">
          <w:delText xml:space="preserve"> while</w:delText>
        </w:r>
        <w:r w:rsidR="001D06DA" w:rsidDel="007A3340">
          <w:delText xml:space="preserve"> </w:delText>
        </w:r>
        <w:r w:rsidR="00A6371A" w:rsidDel="007A3340">
          <w:delText>values &lt; -1 constitute drought (Slette et al. 2019)</w:delText>
        </w:r>
        <w:r w:rsidDel="007A3340">
          <w:delText xml:space="preserve">. </w:delText>
        </w:r>
        <w:r w:rsidR="005F32CE" w:rsidDel="007A3340">
          <w:delText xml:space="preserve">(b) </w:delText>
        </w:r>
        <w:r w:rsidR="00B27D0B" w:rsidDel="007A3340">
          <w:delText xml:space="preserve">Lines are the proportional abundance of </w:delText>
        </w:r>
        <w:r w:rsidR="00B27D0B" w:rsidDel="007A3340">
          <w:rPr>
            <w:i/>
            <w:iCs/>
          </w:rPr>
          <w:delText xml:space="preserve">E. ciculatum </w:delText>
        </w:r>
        <w:r w:rsidR="00B27D0B" w:rsidDel="007A3340">
          <w:delText>in the winter annual plant community for each census year for exclosure (green) and control (purple) plots. Horizontal lines are time-period estimates from  a quasibinomial generalized linear model, and</w:delText>
        </w:r>
        <w:r w:rsidR="00AD0809" w:rsidDel="007A3340">
          <w:delText xml:space="preserve"> the</w:delText>
        </w:r>
        <w:r w:rsidR="00B27D0B" w:rsidDel="007A3340">
          <w:delText xml:space="preserve"> semitransparent envelopes </w:delText>
        </w:r>
        <w:r w:rsidR="00AF391B" w:rsidDel="007A3340">
          <w:delText xml:space="preserve">mark </w:delText>
        </w:r>
        <w:r w:rsidR="00B27D0B" w:rsidDel="007A3340">
          <w:delText xml:space="preserve">the 95% confidence interval. </w:delText>
        </w:r>
      </w:del>
    </w:p>
    <w:p w14:paraId="4B513EE5" w14:textId="5D08EC22" w:rsidR="001069ED" w:rsidRPr="001069ED" w:rsidRDefault="001069ED" w:rsidP="001069ED">
      <w:pPr>
        <w:pStyle w:val="Heading1"/>
      </w:pPr>
      <w:r>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55AEC62F">
            <wp:extent cx="4741333" cy="7112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741333"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Del="002F3570" w:rsidRDefault="00427B7B">
      <w:pPr>
        <w:spacing w:line="240" w:lineRule="auto"/>
        <w:rPr>
          <w:del w:id="1644" w:author="Renata M. Diaz" w:date="2021-08-14T18:43:00Z"/>
          <w:rFonts w:eastAsia="Times New Roman"/>
        </w:rPr>
      </w:pPr>
      <w:del w:id="1645" w:author="Renata M. Diaz" w:date="2021-08-14T18:43:00Z">
        <w:r w:rsidDel="002F3570">
          <w:rPr>
            <w:rFonts w:eastAsia="Times New Roman"/>
          </w:rPr>
          <w:br w:type="page"/>
        </w:r>
      </w:del>
    </w:p>
    <w:p w14:paraId="40A543FD" w14:textId="5EB8ADBA" w:rsidR="00E01703" w:rsidRPr="00E01703" w:rsidDel="002F3570" w:rsidRDefault="00E01703" w:rsidP="008C014B">
      <w:pPr>
        <w:spacing w:line="240" w:lineRule="auto"/>
        <w:rPr>
          <w:del w:id="1646" w:author="Renata M. Diaz" w:date="2021-08-14T18:43:00Z"/>
          <w:rFonts w:eastAsia="Times New Roman"/>
          <w:b/>
          <w:bCs/>
        </w:rPr>
      </w:pPr>
      <w:del w:id="1647" w:author="Renata M. Diaz" w:date="2021-08-14T18:43:00Z">
        <w:r w:rsidDel="002F3570">
          <w:rPr>
            <w:rFonts w:eastAsia="Times New Roman"/>
            <w:b/>
            <w:bCs/>
          </w:rPr>
          <w:delText>Figure 2</w:delText>
        </w:r>
      </w:del>
    </w:p>
    <w:p w14:paraId="48095B82" w14:textId="3F882FEE" w:rsidR="00A31A91" w:rsidDel="002F3570" w:rsidRDefault="008C014B" w:rsidP="00770D6D">
      <w:pPr>
        <w:spacing w:line="240" w:lineRule="auto"/>
        <w:rPr>
          <w:del w:id="1648" w:author="Renata M. Diaz" w:date="2021-08-14T18:43:00Z"/>
          <w:rFonts w:eastAsia="Times New Roman"/>
        </w:rPr>
      </w:pPr>
      <w:del w:id="1649" w:author="Renata M. Diaz" w:date="2021-08-14T18:43:00Z">
        <w:r w:rsidRPr="008C014B" w:rsidDel="002F3570">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del>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30" w:author="Diaz,Renata M" w:date="2021-08-15T16:38:00Z" w:initials="DM">
    <w:p w14:paraId="232CF5FB" w14:textId="5CBE80C0" w:rsidR="002317EF" w:rsidRDefault="002317EF">
      <w:pPr>
        <w:pStyle w:val="CommentText"/>
      </w:pPr>
      <w:r>
        <w:rPr>
          <w:rStyle w:val="CommentReference"/>
        </w:rPr>
        <w:annotationRef/>
      </w:r>
      <w:r>
        <w:t>Might be an exception for like a hispid cotton rat or something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32CF5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C3C17B" w16cex:dateUtc="2021-08-15T20: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32CF5FB" w16cid:durableId="24C3C1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D1A60" w14:textId="77777777" w:rsidR="00732851" w:rsidRDefault="00732851" w:rsidP="008D23B8">
      <w:pPr>
        <w:spacing w:line="240" w:lineRule="auto"/>
      </w:pPr>
      <w:r>
        <w:separator/>
      </w:r>
    </w:p>
  </w:endnote>
  <w:endnote w:type="continuationSeparator" w:id="0">
    <w:p w14:paraId="5FC7DF04" w14:textId="77777777" w:rsidR="00732851" w:rsidRDefault="00732851"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910D42" w14:textId="77777777" w:rsidR="00732851" w:rsidRDefault="00732851" w:rsidP="008D23B8">
      <w:pPr>
        <w:spacing w:line="240" w:lineRule="auto"/>
      </w:pPr>
      <w:r>
        <w:separator/>
      </w:r>
    </w:p>
  </w:footnote>
  <w:footnote w:type="continuationSeparator" w:id="0">
    <w:p w14:paraId="013A9C2C" w14:textId="77777777" w:rsidR="00732851" w:rsidRDefault="00732851"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7607758"/>
      <w:docPartObj>
        <w:docPartGallery w:val="Page Numbers (Top of Page)"/>
        <w:docPartUnique/>
      </w:docPartObj>
    </w:sdtPr>
    <w:sdtEndPr>
      <w:rPr>
        <w:rStyle w:val="PageNumber"/>
      </w:rPr>
    </w:sdtEndPr>
    <w:sdtContent>
      <w:p w14:paraId="4DD3494A" w14:textId="110197D6"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2317EF" w:rsidRDefault="002317EF"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61092"/>
      <w:docPartObj>
        <w:docPartGallery w:val="Page Numbers (Top of Page)"/>
        <w:docPartUnique/>
      </w:docPartObj>
    </w:sdtPr>
    <w:sdtEndPr>
      <w:rPr>
        <w:rStyle w:val="PageNumber"/>
      </w:rPr>
    </w:sdtEndPr>
    <w:sdtContent>
      <w:p w14:paraId="4A430734" w14:textId="2E45FF68" w:rsidR="002317EF" w:rsidRDefault="002317EF" w:rsidP="00E7783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2317EF" w:rsidRDefault="002317EF"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az,Renata M">
    <w15:presenceInfo w15:providerId="AD" w15:userId="S::diaz.renata@ufl.edu::887f1fd4-2761-4d05-a769-649c729a9d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1C1F"/>
    <w:rsid w:val="0000528D"/>
    <w:rsid w:val="000076A4"/>
    <w:rsid w:val="000078B3"/>
    <w:rsid w:val="00011C90"/>
    <w:rsid w:val="00013ED5"/>
    <w:rsid w:val="00017388"/>
    <w:rsid w:val="0001761F"/>
    <w:rsid w:val="00017745"/>
    <w:rsid w:val="00017754"/>
    <w:rsid w:val="00020B99"/>
    <w:rsid w:val="00022019"/>
    <w:rsid w:val="00022204"/>
    <w:rsid w:val="00022661"/>
    <w:rsid w:val="00023586"/>
    <w:rsid w:val="000238C7"/>
    <w:rsid w:val="00024773"/>
    <w:rsid w:val="00025C06"/>
    <w:rsid w:val="00025FCA"/>
    <w:rsid w:val="00031CDA"/>
    <w:rsid w:val="00034E57"/>
    <w:rsid w:val="0003663C"/>
    <w:rsid w:val="0003780E"/>
    <w:rsid w:val="000400B9"/>
    <w:rsid w:val="000407C5"/>
    <w:rsid w:val="00040C8C"/>
    <w:rsid w:val="00041683"/>
    <w:rsid w:val="00041FB7"/>
    <w:rsid w:val="000427B4"/>
    <w:rsid w:val="00043175"/>
    <w:rsid w:val="00045880"/>
    <w:rsid w:val="0005008B"/>
    <w:rsid w:val="000505E0"/>
    <w:rsid w:val="0005234E"/>
    <w:rsid w:val="00053588"/>
    <w:rsid w:val="0005490A"/>
    <w:rsid w:val="00055B56"/>
    <w:rsid w:val="00056C14"/>
    <w:rsid w:val="000576E5"/>
    <w:rsid w:val="00061464"/>
    <w:rsid w:val="00061539"/>
    <w:rsid w:val="00061C0A"/>
    <w:rsid w:val="00063544"/>
    <w:rsid w:val="00063E14"/>
    <w:rsid w:val="0006684D"/>
    <w:rsid w:val="000668C0"/>
    <w:rsid w:val="00066B25"/>
    <w:rsid w:val="00072BEC"/>
    <w:rsid w:val="00072F93"/>
    <w:rsid w:val="00072FA3"/>
    <w:rsid w:val="00073AB3"/>
    <w:rsid w:val="00073B86"/>
    <w:rsid w:val="000757E6"/>
    <w:rsid w:val="00075A33"/>
    <w:rsid w:val="00077876"/>
    <w:rsid w:val="000800AB"/>
    <w:rsid w:val="00080618"/>
    <w:rsid w:val="00081874"/>
    <w:rsid w:val="00083E63"/>
    <w:rsid w:val="00086C3A"/>
    <w:rsid w:val="00086F95"/>
    <w:rsid w:val="00090F74"/>
    <w:rsid w:val="00097D65"/>
    <w:rsid w:val="000A02A7"/>
    <w:rsid w:val="000A26F0"/>
    <w:rsid w:val="000A2782"/>
    <w:rsid w:val="000A2BBE"/>
    <w:rsid w:val="000A2CFF"/>
    <w:rsid w:val="000A3B27"/>
    <w:rsid w:val="000A5AAA"/>
    <w:rsid w:val="000A79CF"/>
    <w:rsid w:val="000B19E6"/>
    <w:rsid w:val="000B2188"/>
    <w:rsid w:val="000B235F"/>
    <w:rsid w:val="000B3925"/>
    <w:rsid w:val="000B3B81"/>
    <w:rsid w:val="000B4B10"/>
    <w:rsid w:val="000B5D27"/>
    <w:rsid w:val="000B724F"/>
    <w:rsid w:val="000B7545"/>
    <w:rsid w:val="000C09B8"/>
    <w:rsid w:val="000C0AB5"/>
    <w:rsid w:val="000C0C96"/>
    <w:rsid w:val="000C0DEF"/>
    <w:rsid w:val="000C1162"/>
    <w:rsid w:val="000C1DB3"/>
    <w:rsid w:val="000C3216"/>
    <w:rsid w:val="000C7455"/>
    <w:rsid w:val="000C78D1"/>
    <w:rsid w:val="000D04B2"/>
    <w:rsid w:val="000D5CF4"/>
    <w:rsid w:val="000E1A43"/>
    <w:rsid w:val="000E254C"/>
    <w:rsid w:val="000E34F9"/>
    <w:rsid w:val="000E4E2E"/>
    <w:rsid w:val="000E550C"/>
    <w:rsid w:val="000E57B7"/>
    <w:rsid w:val="000F0C94"/>
    <w:rsid w:val="000F35D7"/>
    <w:rsid w:val="000F3700"/>
    <w:rsid w:val="000F3E4C"/>
    <w:rsid w:val="000F4048"/>
    <w:rsid w:val="000F4159"/>
    <w:rsid w:val="000F5B99"/>
    <w:rsid w:val="000F7420"/>
    <w:rsid w:val="000F77C3"/>
    <w:rsid w:val="00101303"/>
    <w:rsid w:val="001029AC"/>
    <w:rsid w:val="00102B69"/>
    <w:rsid w:val="0010523E"/>
    <w:rsid w:val="001069ED"/>
    <w:rsid w:val="00106AB3"/>
    <w:rsid w:val="00106E41"/>
    <w:rsid w:val="001070CB"/>
    <w:rsid w:val="00107C1E"/>
    <w:rsid w:val="00110314"/>
    <w:rsid w:val="00112700"/>
    <w:rsid w:val="0011653F"/>
    <w:rsid w:val="00116FEC"/>
    <w:rsid w:val="00121115"/>
    <w:rsid w:val="00122CB9"/>
    <w:rsid w:val="001237C6"/>
    <w:rsid w:val="00123EFB"/>
    <w:rsid w:val="001256EC"/>
    <w:rsid w:val="00126777"/>
    <w:rsid w:val="00126EEB"/>
    <w:rsid w:val="00132386"/>
    <w:rsid w:val="00133010"/>
    <w:rsid w:val="00133E16"/>
    <w:rsid w:val="00134B26"/>
    <w:rsid w:val="001373B0"/>
    <w:rsid w:val="00140A47"/>
    <w:rsid w:val="001413D9"/>
    <w:rsid w:val="001415C2"/>
    <w:rsid w:val="00141CAE"/>
    <w:rsid w:val="001430FC"/>
    <w:rsid w:val="00143462"/>
    <w:rsid w:val="0014376F"/>
    <w:rsid w:val="00143CB4"/>
    <w:rsid w:val="001442BB"/>
    <w:rsid w:val="00145669"/>
    <w:rsid w:val="00145CB2"/>
    <w:rsid w:val="00146FE5"/>
    <w:rsid w:val="00150862"/>
    <w:rsid w:val="00150F53"/>
    <w:rsid w:val="00152F90"/>
    <w:rsid w:val="00153010"/>
    <w:rsid w:val="0015525D"/>
    <w:rsid w:val="00155352"/>
    <w:rsid w:val="001568C3"/>
    <w:rsid w:val="00156FBD"/>
    <w:rsid w:val="00163F73"/>
    <w:rsid w:val="00166A78"/>
    <w:rsid w:val="00170166"/>
    <w:rsid w:val="0017152C"/>
    <w:rsid w:val="001727DC"/>
    <w:rsid w:val="00172895"/>
    <w:rsid w:val="001748C6"/>
    <w:rsid w:val="001763BE"/>
    <w:rsid w:val="0017648C"/>
    <w:rsid w:val="00176F47"/>
    <w:rsid w:val="00177EF8"/>
    <w:rsid w:val="0018058E"/>
    <w:rsid w:val="00182E34"/>
    <w:rsid w:val="001904CD"/>
    <w:rsid w:val="00190BB2"/>
    <w:rsid w:val="00191FE5"/>
    <w:rsid w:val="00192FE6"/>
    <w:rsid w:val="00193E53"/>
    <w:rsid w:val="001967EC"/>
    <w:rsid w:val="001A228F"/>
    <w:rsid w:val="001A34FB"/>
    <w:rsid w:val="001A3594"/>
    <w:rsid w:val="001A3A53"/>
    <w:rsid w:val="001A4974"/>
    <w:rsid w:val="001A4FAB"/>
    <w:rsid w:val="001A623A"/>
    <w:rsid w:val="001A6B5E"/>
    <w:rsid w:val="001A75DE"/>
    <w:rsid w:val="001B0180"/>
    <w:rsid w:val="001B03EE"/>
    <w:rsid w:val="001B0B4A"/>
    <w:rsid w:val="001B0F2B"/>
    <w:rsid w:val="001B1354"/>
    <w:rsid w:val="001B2B5D"/>
    <w:rsid w:val="001B2E3E"/>
    <w:rsid w:val="001B33D8"/>
    <w:rsid w:val="001B3929"/>
    <w:rsid w:val="001B3E78"/>
    <w:rsid w:val="001B53D0"/>
    <w:rsid w:val="001B5B93"/>
    <w:rsid w:val="001B7D76"/>
    <w:rsid w:val="001C0E4F"/>
    <w:rsid w:val="001C0E7A"/>
    <w:rsid w:val="001C1291"/>
    <w:rsid w:val="001C4633"/>
    <w:rsid w:val="001C4DF6"/>
    <w:rsid w:val="001C5E32"/>
    <w:rsid w:val="001D06DA"/>
    <w:rsid w:val="001D2103"/>
    <w:rsid w:val="001D392B"/>
    <w:rsid w:val="001D6605"/>
    <w:rsid w:val="001D7755"/>
    <w:rsid w:val="001D7A35"/>
    <w:rsid w:val="001E02DA"/>
    <w:rsid w:val="001E04CF"/>
    <w:rsid w:val="001E0932"/>
    <w:rsid w:val="001E0DBB"/>
    <w:rsid w:val="001E2485"/>
    <w:rsid w:val="001E2782"/>
    <w:rsid w:val="001E370A"/>
    <w:rsid w:val="001E3B82"/>
    <w:rsid w:val="001E608A"/>
    <w:rsid w:val="001F0AFF"/>
    <w:rsid w:val="001F18F9"/>
    <w:rsid w:val="001F66D5"/>
    <w:rsid w:val="001F69C3"/>
    <w:rsid w:val="001F6FDF"/>
    <w:rsid w:val="00201C87"/>
    <w:rsid w:val="00202B70"/>
    <w:rsid w:val="00203D6C"/>
    <w:rsid w:val="0020527E"/>
    <w:rsid w:val="0020532C"/>
    <w:rsid w:val="00211E66"/>
    <w:rsid w:val="00213E21"/>
    <w:rsid w:val="00214521"/>
    <w:rsid w:val="00214957"/>
    <w:rsid w:val="00214BCF"/>
    <w:rsid w:val="00216930"/>
    <w:rsid w:val="00217240"/>
    <w:rsid w:val="0021765D"/>
    <w:rsid w:val="002179DE"/>
    <w:rsid w:val="002221CB"/>
    <w:rsid w:val="0022400A"/>
    <w:rsid w:val="00225889"/>
    <w:rsid w:val="00225E8F"/>
    <w:rsid w:val="002309A6"/>
    <w:rsid w:val="0023135C"/>
    <w:rsid w:val="002317EF"/>
    <w:rsid w:val="00231E38"/>
    <w:rsid w:val="00232015"/>
    <w:rsid w:val="002326B0"/>
    <w:rsid w:val="00233428"/>
    <w:rsid w:val="00235880"/>
    <w:rsid w:val="002374A5"/>
    <w:rsid w:val="0023796B"/>
    <w:rsid w:val="002404EB"/>
    <w:rsid w:val="00240C09"/>
    <w:rsid w:val="00240FA1"/>
    <w:rsid w:val="00240FE7"/>
    <w:rsid w:val="0024148E"/>
    <w:rsid w:val="00241884"/>
    <w:rsid w:val="002434CA"/>
    <w:rsid w:val="00243EE5"/>
    <w:rsid w:val="002520DD"/>
    <w:rsid w:val="00252EA4"/>
    <w:rsid w:val="00253C23"/>
    <w:rsid w:val="00254A83"/>
    <w:rsid w:val="0025542D"/>
    <w:rsid w:val="00256632"/>
    <w:rsid w:val="00260123"/>
    <w:rsid w:val="00261A64"/>
    <w:rsid w:val="0026274F"/>
    <w:rsid w:val="00262E9C"/>
    <w:rsid w:val="002630E7"/>
    <w:rsid w:val="00263148"/>
    <w:rsid w:val="002633E4"/>
    <w:rsid w:val="00264F73"/>
    <w:rsid w:val="0026671E"/>
    <w:rsid w:val="00267817"/>
    <w:rsid w:val="00270E1C"/>
    <w:rsid w:val="002715D2"/>
    <w:rsid w:val="00272148"/>
    <w:rsid w:val="00273F1A"/>
    <w:rsid w:val="00274019"/>
    <w:rsid w:val="00274EC6"/>
    <w:rsid w:val="00275511"/>
    <w:rsid w:val="00276BA1"/>
    <w:rsid w:val="00280801"/>
    <w:rsid w:val="00280999"/>
    <w:rsid w:val="00280BD6"/>
    <w:rsid w:val="00280F43"/>
    <w:rsid w:val="002829C1"/>
    <w:rsid w:val="002836F0"/>
    <w:rsid w:val="00283E5B"/>
    <w:rsid w:val="002853F3"/>
    <w:rsid w:val="002856DE"/>
    <w:rsid w:val="00285BAC"/>
    <w:rsid w:val="0029157F"/>
    <w:rsid w:val="00292F8C"/>
    <w:rsid w:val="00294504"/>
    <w:rsid w:val="00295327"/>
    <w:rsid w:val="0029568D"/>
    <w:rsid w:val="00295826"/>
    <w:rsid w:val="002966A0"/>
    <w:rsid w:val="002971E8"/>
    <w:rsid w:val="002A1147"/>
    <w:rsid w:val="002A18C7"/>
    <w:rsid w:val="002A2087"/>
    <w:rsid w:val="002A44A4"/>
    <w:rsid w:val="002A626A"/>
    <w:rsid w:val="002B0CAA"/>
    <w:rsid w:val="002B110E"/>
    <w:rsid w:val="002B278E"/>
    <w:rsid w:val="002B302C"/>
    <w:rsid w:val="002C1C09"/>
    <w:rsid w:val="002C39F9"/>
    <w:rsid w:val="002C5940"/>
    <w:rsid w:val="002C5D18"/>
    <w:rsid w:val="002C6C48"/>
    <w:rsid w:val="002D147E"/>
    <w:rsid w:val="002D2D29"/>
    <w:rsid w:val="002D3743"/>
    <w:rsid w:val="002D3F78"/>
    <w:rsid w:val="002D4E2A"/>
    <w:rsid w:val="002D568F"/>
    <w:rsid w:val="002D624E"/>
    <w:rsid w:val="002E0C35"/>
    <w:rsid w:val="002E3CD6"/>
    <w:rsid w:val="002E4A52"/>
    <w:rsid w:val="002E4C3C"/>
    <w:rsid w:val="002E5612"/>
    <w:rsid w:val="002E7F6B"/>
    <w:rsid w:val="002F0286"/>
    <w:rsid w:val="002F08DE"/>
    <w:rsid w:val="002F0FB4"/>
    <w:rsid w:val="002F1F8A"/>
    <w:rsid w:val="002F3570"/>
    <w:rsid w:val="002F3CF3"/>
    <w:rsid w:val="002F59BD"/>
    <w:rsid w:val="003005AA"/>
    <w:rsid w:val="00300777"/>
    <w:rsid w:val="00301DDB"/>
    <w:rsid w:val="003041D7"/>
    <w:rsid w:val="003047F8"/>
    <w:rsid w:val="003060FE"/>
    <w:rsid w:val="00310E3B"/>
    <w:rsid w:val="003171B9"/>
    <w:rsid w:val="00317F74"/>
    <w:rsid w:val="00320974"/>
    <w:rsid w:val="00320EE4"/>
    <w:rsid w:val="00322B0A"/>
    <w:rsid w:val="003230B7"/>
    <w:rsid w:val="003232D9"/>
    <w:rsid w:val="0032354F"/>
    <w:rsid w:val="00323BA8"/>
    <w:rsid w:val="00324C9A"/>
    <w:rsid w:val="003253AA"/>
    <w:rsid w:val="00326B32"/>
    <w:rsid w:val="00331149"/>
    <w:rsid w:val="00331ADB"/>
    <w:rsid w:val="00332340"/>
    <w:rsid w:val="00333ADE"/>
    <w:rsid w:val="003373C4"/>
    <w:rsid w:val="00337B64"/>
    <w:rsid w:val="003401F5"/>
    <w:rsid w:val="0034148C"/>
    <w:rsid w:val="00342711"/>
    <w:rsid w:val="00344D81"/>
    <w:rsid w:val="0034542B"/>
    <w:rsid w:val="0034585E"/>
    <w:rsid w:val="00345C72"/>
    <w:rsid w:val="003504C4"/>
    <w:rsid w:val="00351E36"/>
    <w:rsid w:val="0035290C"/>
    <w:rsid w:val="00352C37"/>
    <w:rsid w:val="00353087"/>
    <w:rsid w:val="00354154"/>
    <w:rsid w:val="00354989"/>
    <w:rsid w:val="00354B83"/>
    <w:rsid w:val="003551ED"/>
    <w:rsid w:val="00355279"/>
    <w:rsid w:val="003554D0"/>
    <w:rsid w:val="00355FFF"/>
    <w:rsid w:val="003567C9"/>
    <w:rsid w:val="0036195C"/>
    <w:rsid w:val="0036453E"/>
    <w:rsid w:val="00364807"/>
    <w:rsid w:val="003667EE"/>
    <w:rsid w:val="0037588F"/>
    <w:rsid w:val="00377845"/>
    <w:rsid w:val="00380942"/>
    <w:rsid w:val="00380A15"/>
    <w:rsid w:val="003812F9"/>
    <w:rsid w:val="00383D6C"/>
    <w:rsid w:val="003853A6"/>
    <w:rsid w:val="00385CC6"/>
    <w:rsid w:val="003865E1"/>
    <w:rsid w:val="00390573"/>
    <w:rsid w:val="003910C7"/>
    <w:rsid w:val="00391CFE"/>
    <w:rsid w:val="003926F6"/>
    <w:rsid w:val="00394074"/>
    <w:rsid w:val="003940E6"/>
    <w:rsid w:val="00394E4D"/>
    <w:rsid w:val="00395D8A"/>
    <w:rsid w:val="00397317"/>
    <w:rsid w:val="00397DFC"/>
    <w:rsid w:val="003A046D"/>
    <w:rsid w:val="003A0636"/>
    <w:rsid w:val="003A0C9E"/>
    <w:rsid w:val="003A1A4C"/>
    <w:rsid w:val="003A3A31"/>
    <w:rsid w:val="003A47F0"/>
    <w:rsid w:val="003A5159"/>
    <w:rsid w:val="003A6024"/>
    <w:rsid w:val="003A613D"/>
    <w:rsid w:val="003B03AA"/>
    <w:rsid w:val="003B1943"/>
    <w:rsid w:val="003B3531"/>
    <w:rsid w:val="003B45DF"/>
    <w:rsid w:val="003B528F"/>
    <w:rsid w:val="003B6CEE"/>
    <w:rsid w:val="003B7EA9"/>
    <w:rsid w:val="003C0C41"/>
    <w:rsid w:val="003C289F"/>
    <w:rsid w:val="003D08C6"/>
    <w:rsid w:val="003D228D"/>
    <w:rsid w:val="003D283D"/>
    <w:rsid w:val="003D2FE8"/>
    <w:rsid w:val="003D3446"/>
    <w:rsid w:val="003D52E3"/>
    <w:rsid w:val="003D6203"/>
    <w:rsid w:val="003D6540"/>
    <w:rsid w:val="003D6770"/>
    <w:rsid w:val="003D6BB1"/>
    <w:rsid w:val="003E4B36"/>
    <w:rsid w:val="003E4E9F"/>
    <w:rsid w:val="003E6732"/>
    <w:rsid w:val="003E7153"/>
    <w:rsid w:val="003E7B24"/>
    <w:rsid w:val="003F0E26"/>
    <w:rsid w:val="003F106C"/>
    <w:rsid w:val="003F2F52"/>
    <w:rsid w:val="003F43DF"/>
    <w:rsid w:val="003F7520"/>
    <w:rsid w:val="004008D9"/>
    <w:rsid w:val="00400F90"/>
    <w:rsid w:val="004014C9"/>
    <w:rsid w:val="00401A9F"/>
    <w:rsid w:val="0040278F"/>
    <w:rsid w:val="00402F16"/>
    <w:rsid w:val="00402F50"/>
    <w:rsid w:val="00403AD2"/>
    <w:rsid w:val="00404DF0"/>
    <w:rsid w:val="00404F39"/>
    <w:rsid w:val="00405E73"/>
    <w:rsid w:val="0041120F"/>
    <w:rsid w:val="004119D0"/>
    <w:rsid w:val="00414443"/>
    <w:rsid w:val="0041573D"/>
    <w:rsid w:val="00416822"/>
    <w:rsid w:val="00422910"/>
    <w:rsid w:val="00422D74"/>
    <w:rsid w:val="004232B0"/>
    <w:rsid w:val="00424D28"/>
    <w:rsid w:val="00427B7B"/>
    <w:rsid w:val="00427BF3"/>
    <w:rsid w:val="00427E92"/>
    <w:rsid w:val="004304CD"/>
    <w:rsid w:val="004313FF"/>
    <w:rsid w:val="00432606"/>
    <w:rsid w:val="00435D50"/>
    <w:rsid w:val="0043606F"/>
    <w:rsid w:val="004363AF"/>
    <w:rsid w:val="00436CA7"/>
    <w:rsid w:val="0043709E"/>
    <w:rsid w:val="004377BD"/>
    <w:rsid w:val="00440A3C"/>
    <w:rsid w:val="00440E06"/>
    <w:rsid w:val="00441460"/>
    <w:rsid w:val="00446278"/>
    <w:rsid w:val="0044770D"/>
    <w:rsid w:val="00451AEF"/>
    <w:rsid w:val="00453022"/>
    <w:rsid w:val="00453F2B"/>
    <w:rsid w:val="0045635A"/>
    <w:rsid w:val="00456FA0"/>
    <w:rsid w:val="00457EC9"/>
    <w:rsid w:val="004620B2"/>
    <w:rsid w:val="0046256E"/>
    <w:rsid w:val="004635FC"/>
    <w:rsid w:val="00465CB3"/>
    <w:rsid w:val="0046723D"/>
    <w:rsid w:val="0047026F"/>
    <w:rsid w:val="004719A1"/>
    <w:rsid w:val="004770DF"/>
    <w:rsid w:val="00477D4B"/>
    <w:rsid w:val="0048000D"/>
    <w:rsid w:val="004803C2"/>
    <w:rsid w:val="00483C0E"/>
    <w:rsid w:val="00485050"/>
    <w:rsid w:val="0049289F"/>
    <w:rsid w:val="0049349F"/>
    <w:rsid w:val="004938A3"/>
    <w:rsid w:val="004943D8"/>
    <w:rsid w:val="00494B27"/>
    <w:rsid w:val="00494B96"/>
    <w:rsid w:val="00497917"/>
    <w:rsid w:val="004A02D2"/>
    <w:rsid w:val="004A0C36"/>
    <w:rsid w:val="004A25D0"/>
    <w:rsid w:val="004A422F"/>
    <w:rsid w:val="004A45AC"/>
    <w:rsid w:val="004A4E9A"/>
    <w:rsid w:val="004A5AFF"/>
    <w:rsid w:val="004B1392"/>
    <w:rsid w:val="004B1979"/>
    <w:rsid w:val="004B197D"/>
    <w:rsid w:val="004B2811"/>
    <w:rsid w:val="004B3681"/>
    <w:rsid w:val="004B53C4"/>
    <w:rsid w:val="004B7237"/>
    <w:rsid w:val="004C035D"/>
    <w:rsid w:val="004C166E"/>
    <w:rsid w:val="004C2A4D"/>
    <w:rsid w:val="004C2D15"/>
    <w:rsid w:val="004C3464"/>
    <w:rsid w:val="004C3DED"/>
    <w:rsid w:val="004C4F5F"/>
    <w:rsid w:val="004D0327"/>
    <w:rsid w:val="004D03F6"/>
    <w:rsid w:val="004D2605"/>
    <w:rsid w:val="004D51B7"/>
    <w:rsid w:val="004D69A0"/>
    <w:rsid w:val="004D7338"/>
    <w:rsid w:val="004E0767"/>
    <w:rsid w:val="004E0BCB"/>
    <w:rsid w:val="004E4473"/>
    <w:rsid w:val="004E4785"/>
    <w:rsid w:val="004E487B"/>
    <w:rsid w:val="004E5739"/>
    <w:rsid w:val="004E7742"/>
    <w:rsid w:val="004F0620"/>
    <w:rsid w:val="004F0928"/>
    <w:rsid w:val="004F174F"/>
    <w:rsid w:val="004F2A8F"/>
    <w:rsid w:val="004F6CA9"/>
    <w:rsid w:val="00500704"/>
    <w:rsid w:val="0050191D"/>
    <w:rsid w:val="00501FCE"/>
    <w:rsid w:val="00501FF4"/>
    <w:rsid w:val="00504D70"/>
    <w:rsid w:val="0050553E"/>
    <w:rsid w:val="00505F0B"/>
    <w:rsid w:val="0050606F"/>
    <w:rsid w:val="005062AD"/>
    <w:rsid w:val="0050784D"/>
    <w:rsid w:val="00507A51"/>
    <w:rsid w:val="00510B3E"/>
    <w:rsid w:val="00511839"/>
    <w:rsid w:val="005133F9"/>
    <w:rsid w:val="005156D0"/>
    <w:rsid w:val="00515AE5"/>
    <w:rsid w:val="00517374"/>
    <w:rsid w:val="0052061D"/>
    <w:rsid w:val="005218E3"/>
    <w:rsid w:val="0052329E"/>
    <w:rsid w:val="005233EC"/>
    <w:rsid w:val="00523EC5"/>
    <w:rsid w:val="00524B55"/>
    <w:rsid w:val="005263D2"/>
    <w:rsid w:val="00530365"/>
    <w:rsid w:val="005304BF"/>
    <w:rsid w:val="005308E7"/>
    <w:rsid w:val="00533360"/>
    <w:rsid w:val="00534C77"/>
    <w:rsid w:val="0053608B"/>
    <w:rsid w:val="0053609D"/>
    <w:rsid w:val="0054007D"/>
    <w:rsid w:val="00540CF9"/>
    <w:rsid w:val="0054117D"/>
    <w:rsid w:val="00542E19"/>
    <w:rsid w:val="00544A24"/>
    <w:rsid w:val="005455B2"/>
    <w:rsid w:val="00547B54"/>
    <w:rsid w:val="00551C20"/>
    <w:rsid w:val="00552C8A"/>
    <w:rsid w:val="0055312C"/>
    <w:rsid w:val="0055358C"/>
    <w:rsid w:val="00553686"/>
    <w:rsid w:val="00553EB6"/>
    <w:rsid w:val="005542BA"/>
    <w:rsid w:val="005542C3"/>
    <w:rsid w:val="00555656"/>
    <w:rsid w:val="00560BC1"/>
    <w:rsid w:val="00563AE8"/>
    <w:rsid w:val="0056403A"/>
    <w:rsid w:val="0056767E"/>
    <w:rsid w:val="00573E3C"/>
    <w:rsid w:val="00576039"/>
    <w:rsid w:val="00577AA3"/>
    <w:rsid w:val="005811A1"/>
    <w:rsid w:val="0058135D"/>
    <w:rsid w:val="00581407"/>
    <w:rsid w:val="00581697"/>
    <w:rsid w:val="0058208A"/>
    <w:rsid w:val="0058525C"/>
    <w:rsid w:val="005857DD"/>
    <w:rsid w:val="00585E1C"/>
    <w:rsid w:val="00586DB4"/>
    <w:rsid w:val="005877F1"/>
    <w:rsid w:val="00590B3E"/>
    <w:rsid w:val="005925D6"/>
    <w:rsid w:val="00592993"/>
    <w:rsid w:val="00592E1A"/>
    <w:rsid w:val="005946C5"/>
    <w:rsid w:val="00594CCB"/>
    <w:rsid w:val="00595FAF"/>
    <w:rsid w:val="005A2AE3"/>
    <w:rsid w:val="005A2BC6"/>
    <w:rsid w:val="005A3224"/>
    <w:rsid w:val="005A3887"/>
    <w:rsid w:val="005A75A0"/>
    <w:rsid w:val="005B06E0"/>
    <w:rsid w:val="005B39F9"/>
    <w:rsid w:val="005B40F7"/>
    <w:rsid w:val="005B4223"/>
    <w:rsid w:val="005B47D6"/>
    <w:rsid w:val="005B52E4"/>
    <w:rsid w:val="005B5412"/>
    <w:rsid w:val="005B6371"/>
    <w:rsid w:val="005B716B"/>
    <w:rsid w:val="005B7AD7"/>
    <w:rsid w:val="005B7D04"/>
    <w:rsid w:val="005C3FBF"/>
    <w:rsid w:val="005C4FCE"/>
    <w:rsid w:val="005C6267"/>
    <w:rsid w:val="005D0421"/>
    <w:rsid w:val="005D0BA9"/>
    <w:rsid w:val="005D15CB"/>
    <w:rsid w:val="005D26A9"/>
    <w:rsid w:val="005D277C"/>
    <w:rsid w:val="005D3EF7"/>
    <w:rsid w:val="005D6E86"/>
    <w:rsid w:val="005E01B0"/>
    <w:rsid w:val="005E045C"/>
    <w:rsid w:val="005E08C2"/>
    <w:rsid w:val="005E4AA9"/>
    <w:rsid w:val="005E5F98"/>
    <w:rsid w:val="005E6464"/>
    <w:rsid w:val="005E690A"/>
    <w:rsid w:val="005E74C7"/>
    <w:rsid w:val="005E7C26"/>
    <w:rsid w:val="005F01A2"/>
    <w:rsid w:val="005F32CE"/>
    <w:rsid w:val="005F3415"/>
    <w:rsid w:val="005F3447"/>
    <w:rsid w:val="005F4BA1"/>
    <w:rsid w:val="0060075A"/>
    <w:rsid w:val="00600E8F"/>
    <w:rsid w:val="006013B4"/>
    <w:rsid w:val="006017AF"/>
    <w:rsid w:val="00602973"/>
    <w:rsid w:val="00603C8C"/>
    <w:rsid w:val="00604435"/>
    <w:rsid w:val="00604AED"/>
    <w:rsid w:val="00607933"/>
    <w:rsid w:val="0061206F"/>
    <w:rsid w:val="006135D9"/>
    <w:rsid w:val="00615CD3"/>
    <w:rsid w:val="006171B5"/>
    <w:rsid w:val="00617BD1"/>
    <w:rsid w:val="00620D99"/>
    <w:rsid w:val="00623D57"/>
    <w:rsid w:val="00626F0C"/>
    <w:rsid w:val="00630F1D"/>
    <w:rsid w:val="00631408"/>
    <w:rsid w:val="0063296D"/>
    <w:rsid w:val="00634377"/>
    <w:rsid w:val="00634434"/>
    <w:rsid w:val="00635516"/>
    <w:rsid w:val="00636A8A"/>
    <w:rsid w:val="00637028"/>
    <w:rsid w:val="00641296"/>
    <w:rsid w:val="006416F7"/>
    <w:rsid w:val="00642CED"/>
    <w:rsid w:val="006442EA"/>
    <w:rsid w:val="0064436F"/>
    <w:rsid w:val="00645947"/>
    <w:rsid w:val="00646993"/>
    <w:rsid w:val="00650B61"/>
    <w:rsid w:val="00650E88"/>
    <w:rsid w:val="006512A3"/>
    <w:rsid w:val="0065404F"/>
    <w:rsid w:val="00654D2E"/>
    <w:rsid w:val="0065568C"/>
    <w:rsid w:val="0065592C"/>
    <w:rsid w:val="0065638C"/>
    <w:rsid w:val="006569C4"/>
    <w:rsid w:val="0065749C"/>
    <w:rsid w:val="00660295"/>
    <w:rsid w:val="00661243"/>
    <w:rsid w:val="00661AE2"/>
    <w:rsid w:val="00662641"/>
    <w:rsid w:val="00663210"/>
    <w:rsid w:val="00663422"/>
    <w:rsid w:val="00663E1F"/>
    <w:rsid w:val="00673EB6"/>
    <w:rsid w:val="00673FF2"/>
    <w:rsid w:val="00674CE7"/>
    <w:rsid w:val="00674EF2"/>
    <w:rsid w:val="00674FC4"/>
    <w:rsid w:val="00676933"/>
    <w:rsid w:val="006833E7"/>
    <w:rsid w:val="006848A3"/>
    <w:rsid w:val="00686EED"/>
    <w:rsid w:val="00692172"/>
    <w:rsid w:val="00692F22"/>
    <w:rsid w:val="006945E5"/>
    <w:rsid w:val="0069517A"/>
    <w:rsid w:val="0069569A"/>
    <w:rsid w:val="00696524"/>
    <w:rsid w:val="00696BEF"/>
    <w:rsid w:val="00696F63"/>
    <w:rsid w:val="006A253C"/>
    <w:rsid w:val="006A2B58"/>
    <w:rsid w:val="006A2D51"/>
    <w:rsid w:val="006A3731"/>
    <w:rsid w:val="006A381A"/>
    <w:rsid w:val="006A4F93"/>
    <w:rsid w:val="006A5381"/>
    <w:rsid w:val="006A6D89"/>
    <w:rsid w:val="006B0314"/>
    <w:rsid w:val="006B4EEF"/>
    <w:rsid w:val="006B773B"/>
    <w:rsid w:val="006B7EF9"/>
    <w:rsid w:val="006C0A52"/>
    <w:rsid w:val="006C23F3"/>
    <w:rsid w:val="006C2B4C"/>
    <w:rsid w:val="006C2F75"/>
    <w:rsid w:val="006C4D97"/>
    <w:rsid w:val="006C6476"/>
    <w:rsid w:val="006D0C5F"/>
    <w:rsid w:val="006D2CE8"/>
    <w:rsid w:val="006D3165"/>
    <w:rsid w:val="006D33E8"/>
    <w:rsid w:val="006D5289"/>
    <w:rsid w:val="006D70A7"/>
    <w:rsid w:val="006E01CD"/>
    <w:rsid w:val="006E0C33"/>
    <w:rsid w:val="006E21C1"/>
    <w:rsid w:val="006E3709"/>
    <w:rsid w:val="006E4035"/>
    <w:rsid w:val="006E4272"/>
    <w:rsid w:val="006E55BC"/>
    <w:rsid w:val="006E598B"/>
    <w:rsid w:val="006E64C3"/>
    <w:rsid w:val="006E6DA2"/>
    <w:rsid w:val="006E741E"/>
    <w:rsid w:val="006E79CA"/>
    <w:rsid w:val="006E7FCF"/>
    <w:rsid w:val="006F055F"/>
    <w:rsid w:val="006F07ED"/>
    <w:rsid w:val="006F0C2A"/>
    <w:rsid w:val="006F1CB7"/>
    <w:rsid w:val="006F2348"/>
    <w:rsid w:val="006F3B49"/>
    <w:rsid w:val="006F6434"/>
    <w:rsid w:val="006F71CE"/>
    <w:rsid w:val="006F7491"/>
    <w:rsid w:val="007007D1"/>
    <w:rsid w:val="007008A3"/>
    <w:rsid w:val="00710C35"/>
    <w:rsid w:val="00710CC5"/>
    <w:rsid w:val="00711E39"/>
    <w:rsid w:val="00712810"/>
    <w:rsid w:val="00717BF1"/>
    <w:rsid w:val="00722432"/>
    <w:rsid w:val="0072324A"/>
    <w:rsid w:val="0072559A"/>
    <w:rsid w:val="00726527"/>
    <w:rsid w:val="00727CC3"/>
    <w:rsid w:val="00732851"/>
    <w:rsid w:val="00733DC7"/>
    <w:rsid w:val="00734D11"/>
    <w:rsid w:val="00735DAB"/>
    <w:rsid w:val="0074151F"/>
    <w:rsid w:val="00742CE3"/>
    <w:rsid w:val="00742F01"/>
    <w:rsid w:val="007431BC"/>
    <w:rsid w:val="00743E84"/>
    <w:rsid w:val="00744AA3"/>
    <w:rsid w:val="00745B9B"/>
    <w:rsid w:val="00746CC1"/>
    <w:rsid w:val="00750BA9"/>
    <w:rsid w:val="00750C79"/>
    <w:rsid w:val="007516B6"/>
    <w:rsid w:val="00751E7F"/>
    <w:rsid w:val="0075353B"/>
    <w:rsid w:val="00753B61"/>
    <w:rsid w:val="00753D32"/>
    <w:rsid w:val="007559A7"/>
    <w:rsid w:val="00756363"/>
    <w:rsid w:val="00756BF9"/>
    <w:rsid w:val="00756D75"/>
    <w:rsid w:val="007577BD"/>
    <w:rsid w:val="0076002F"/>
    <w:rsid w:val="0076652C"/>
    <w:rsid w:val="00770D6D"/>
    <w:rsid w:val="0077246E"/>
    <w:rsid w:val="007724F6"/>
    <w:rsid w:val="00772A54"/>
    <w:rsid w:val="0077549A"/>
    <w:rsid w:val="007758F8"/>
    <w:rsid w:val="00776F62"/>
    <w:rsid w:val="007851D1"/>
    <w:rsid w:val="0078580B"/>
    <w:rsid w:val="00786ED5"/>
    <w:rsid w:val="00786F7D"/>
    <w:rsid w:val="00787D57"/>
    <w:rsid w:val="00790C7D"/>
    <w:rsid w:val="0079133C"/>
    <w:rsid w:val="007957CF"/>
    <w:rsid w:val="00796B9F"/>
    <w:rsid w:val="007A06DA"/>
    <w:rsid w:val="007A2AF0"/>
    <w:rsid w:val="007A3340"/>
    <w:rsid w:val="007A3E48"/>
    <w:rsid w:val="007A61CC"/>
    <w:rsid w:val="007A644A"/>
    <w:rsid w:val="007A795D"/>
    <w:rsid w:val="007B09D7"/>
    <w:rsid w:val="007B291E"/>
    <w:rsid w:val="007B3944"/>
    <w:rsid w:val="007B3E37"/>
    <w:rsid w:val="007B60E5"/>
    <w:rsid w:val="007B6361"/>
    <w:rsid w:val="007C2034"/>
    <w:rsid w:val="007C459B"/>
    <w:rsid w:val="007C4D5B"/>
    <w:rsid w:val="007C4F5A"/>
    <w:rsid w:val="007C52CA"/>
    <w:rsid w:val="007C6005"/>
    <w:rsid w:val="007C7EC1"/>
    <w:rsid w:val="007D0AE7"/>
    <w:rsid w:val="007D0DE2"/>
    <w:rsid w:val="007D2A34"/>
    <w:rsid w:val="007D2A60"/>
    <w:rsid w:val="007D480C"/>
    <w:rsid w:val="007D5F00"/>
    <w:rsid w:val="007D70EA"/>
    <w:rsid w:val="007D7C94"/>
    <w:rsid w:val="007E0031"/>
    <w:rsid w:val="007E25AA"/>
    <w:rsid w:val="007E2627"/>
    <w:rsid w:val="007E3960"/>
    <w:rsid w:val="007F27A8"/>
    <w:rsid w:val="007F547D"/>
    <w:rsid w:val="00801B1D"/>
    <w:rsid w:val="0080319C"/>
    <w:rsid w:val="00803B22"/>
    <w:rsid w:val="00804C68"/>
    <w:rsid w:val="00810C21"/>
    <w:rsid w:val="008110ED"/>
    <w:rsid w:val="00812011"/>
    <w:rsid w:val="00812AE3"/>
    <w:rsid w:val="00816763"/>
    <w:rsid w:val="00817049"/>
    <w:rsid w:val="0082013C"/>
    <w:rsid w:val="0082087B"/>
    <w:rsid w:val="00821EE2"/>
    <w:rsid w:val="008232ED"/>
    <w:rsid w:val="00823625"/>
    <w:rsid w:val="008239CA"/>
    <w:rsid w:val="00826AE8"/>
    <w:rsid w:val="008312B9"/>
    <w:rsid w:val="008312BB"/>
    <w:rsid w:val="00833D00"/>
    <w:rsid w:val="008418DA"/>
    <w:rsid w:val="00841910"/>
    <w:rsid w:val="00841AF1"/>
    <w:rsid w:val="00842570"/>
    <w:rsid w:val="008427A8"/>
    <w:rsid w:val="00844305"/>
    <w:rsid w:val="0084589D"/>
    <w:rsid w:val="00847D91"/>
    <w:rsid w:val="00850AC1"/>
    <w:rsid w:val="0085162C"/>
    <w:rsid w:val="00851A70"/>
    <w:rsid w:val="00852236"/>
    <w:rsid w:val="00852C1D"/>
    <w:rsid w:val="008538C7"/>
    <w:rsid w:val="0085398F"/>
    <w:rsid w:val="00853E93"/>
    <w:rsid w:val="00854F7F"/>
    <w:rsid w:val="008557EC"/>
    <w:rsid w:val="00861C38"/>
    <w:rsid w:val="00863982"/>
    <w:rsid w:val="008639FB"/>
    <w:rsid w:val="00863FBE"/>
    <w:rsid w:val="00864F3E"/>
    <w:rsid w:val="00865845"/>
    <w:rsid w:val="00867E44"/>
    <w:rsid w:val="008716C0"/>
    <w:rsid w:val="008731E7"/>
    <w:rsid w:val="008734F3"/>
    <w:rsid w:val="00873AEC"/>
    <w:rsid w:val="00873F6B"/>
    <w:rsid w:val="00874940"/>
    <w:rsid w:val="00875A47"/>
    <w:rsid w:val="00876546"/>
    <w:rsid w:val="008767D3"/>
    <w:rsid w:val="00881D77"/>
    <w:rsid w:val="00883276"/>
    <w:rsid w:val="008832B7"/>
    <w:rsid w:val="00883E33"/>
    <w:rsid w:val="00884773"/>
    <w:rsid w:val="00884E0D"/>
    <w:rsid w:val="0088731B"/>
    <w:rsid w:val="00887CD4"/>
    <w:rsid w:val="008902F2"/>
    <w:rsid w:val="0089104B"/>
    <w:rsid w:val="008926A4"/>
    <w:rsid w:val="00894735"/>
    <w:rsid w:val="0089486B"/>
    <w:rsid w:val="0089572A"/>
    <w:rsid w:val="0089628A"/>
    <w:rsid w:val="00897723"/>
    <w:rsid w:val="008A05C3"/>
    <w:rsid w:val="008A2D3E"/>
    <w:rsid w:val="008A396D"/>
    <w:rsid w:val="008A6F4A"/>
    <w:rsid w:val="008A7FBD"/>
    <w:rsid w:val="008B45FC"/>
    <w:rsid w:val="008B55FF"/>
    <w:rsid w:val="008B7E02"/>
    <w:rsid w:val="008C014B"/>
    <w:rsid w:val="008C0624"/>
    <w:rsid w:val="008C1FC2"/>
    <w:rsid w:val="008C2317"/>
    <w:rsid w:val="008C2811"/>
    <w:rsid w:val="008C34DE"/>
    <w:rsid w:val="008C520C"/>
    <w:rsid w:val="008C69FF"/>
    <w:rsid w:val="008C6A11"/>
    <w:rsid w:val="008C7110"/>
    <w:rsid w:val="008C77A4"/>
    <w:rsid w:val="008D1A2C"/>
    <w:rsid w:val="008D1E38"/>
    <w:rsid w:val="008D23B8"/>
    <w:rsid w:val="008D3920"/>
    <w:rsid w:val="008D39B7"/>
    <w:rsid w:val="008D76F5"/>
    <w:rsid w:val="008E251D"/>
    <w:rsid w:val="008E2C93"/>
    <w:rsid w:val="008E616E"/>
    <w:rsid w:val="008E6466"/>
    <w:rsid w:val="008E6EB4"/>
    <w:rsid w:val="008F0C40"/>
    <w:rsid w:val="008F3747"/>
    <w:rsid w:val="008F37F6"/>
    <w:rsid w:val="008F3CDE"/>
    <w:rsid w:val="008F45BD"/>
    <w:rsid w:val="008F4BB0"/>
    <w:rsid w:val="008F4D04"/>
    <w:rsid w:val="008F7FC2"/>
    <w:rsid w:val="009025AE"/>
    <w:rsid w:val="00902607"/>
    <w:rsid w:val="0090359B"/>
    <w:rsid w:val="00903ECE"/>
    <w:rsid w:val="00903F25"/>
    <w:rsid w:val="00904FFE"/>
    <w:rsid w:val="0090771F"/>
    <w:rsid w:val="009103B9"/>
    <w:rsid w:val="00911AAE"/>
    <w:rsid w:val="009130C9"/>
    <w:rsid w:val="009136F7"/>
    <w:rsid w:val="00914D72"/>
    <w:rsid w:val="009154F4"/>
    <w:rsid w:val="0091742B"/>
    <w:rsid w:val="00917EB7"/>
    <w:rsid w:val="009218E8"/>
    <w:rsid w:val="00921A25"/>
    <w:rsid w:val="00922932"/>
    <w:rsid w:val="00924255"/>
    <w:rsid w:val="00925F25"/>
    <w:rsid w:val="00926AB0"/>
    <w:rsid w:val="00927D3A"/>
    <w:rsid w:val="00932318"/>
    <w:rsid w:val="0093379F"/>
    <w:rsid w:val="0093510B"/>
    <w:rsid w:val="009355D7"/>
    <w:rsid w:val="0093573A"/>
    <w:rsid w:val="00936414"/>
    <w:rsid w:val="00937F03"/>
    <w:rsid w:val="00941360"/>
    <w:rsid w:val="00942640"/>
    <w:rsid w:val="009433BD"/>
    <w:rsid w:val="009435E5"/>
    <w:rsid w:val="00945B7D"/>
    <w:rsid w:val="00947A01"/>
    <w:rsid w:val="0095135F"/>
    <w:rsid w:val="00951763"/>
    <w:rsid w:val="009519AC"/>
    <w:rsid w:val="009523A5"/>
    <w:rsid w:val="00953E83"/>
    <w:rsid w:val="00957235"/>
    <w:rsid w:val="009607AD"/>
    <w:rsid w:val="009617F6"/>
    <w:rsid w:val="00961A1E"/>
    <w:rsid w:val="00961AA0"/>
    <w:rsid w:val="009623C7"/>
    <w:rsid w:val="00962FB2"/>
    <w:rsid w:val="0096311C"/>
    <w:rsid w:val="009637D5"/>
    <w:rsid w:val="00965893"/>
    <w:rsid w:val="0096797B"/>
    <w:rsid w:val="00967C69"/>
    <w:rsid w:val="00967D50"/>
    <w:rsid w:val="00970102"/>
    <w:rsid w:val="00972B1F"/>
    <w:rsid w:val="009731F4"/>
    <w:rsid w:val="00973B60"/>
    <w:rsid w:val="0097446F"/>
    <w:rsid w:val="00974CAE"/>
    <w:rsid w:val="0097509B"/>
    <w:rsid w:val="009753D9"/>
    <w:rsid w:val="00975487"/>
    <w:rsid w:val="009755DC"/>
    <w:rsid w:val="00976F20"/>
    <w:rsid w:val="00977350"/>
    <w:rsid w:val="00977FCA"/>
    <w:rsid w:val="0098131E"/>
    <w:rsid w:val="00981E09"/>
    <w:rsid w:val="0098200B"/>
    <w:rsid w:val="009836BB"/>
    <w:rsid w:val="00983D51"/>
    <w:rsid w:val="00985905"/>
    <w:rsid w:val="009905CE"/>
    <w:rsid w:val="00991DC0"/>
    <w:rsid w:val="0099251A"/>
    <w:rsid w:val="009925E2"/>
    <w:rsid w:val="00992C60"/>
    <w:rsid w:val="00992FB0"/>
    <w:rsid w:val="00993B49"/>
    <w:rsid w:val="00995E0C"/>
    <w:rsid w:val="00995EEB"/>
    <w:rsid w:val="00996C4E"/>
    <w:rsid w:val="00997D46"/>
    <w:rsid w:val="009A4A4F"/>
    <w:rsid w:val="009A7C12"/>
    <w:rsid w:val="009A7EC3"/>
    <w:rsid w:val="009B4D8F"/>
    <w:rsid w:val="009B7BF7"/>
    <w:rsid w:val="009C0C8E"/>
    <w:rsid w:val="009C1165"/>
    <w:rsid w:val="009C38A1"/>
    <w:rsid w:val="009C3F58"/>
    <w:rsid w:val="009C4A92"/>
    <w:rsid w:val="009C5779"/>
    <w:rsid w:val="009C6DDD"/>
    <w:rsid w:val="009C6EAB"/>
    <w:rsid w:val="009D1E3F"/>
    <w:rsid w:val="009D2CFB"/>
    <w:rsid w:val="009D2D02"/>
    <w:rsid w:val="009D38FB"/>
    <w:rsid w:val="009D4D4C"/>
    <w:rsid w:val="009D5E22"/>
    <w:rsid w:val="009D76CE"/>
    <w:rsid w:val="009E0AD1"/>
    <w:rsid w:val="009E1814"/>
    <w:rsid w:val="009E399B"/>
    <w:rsid w:val="009E3AFD"/>
    <w:rsid w:val="009E3ECB"/>
    <w:rsid w:val="009E4510"/>
    <w:rsid w:val="009F08CE"/>
    <w:rsid w:val="009F1CA0"/>
    <w:rsid w:val="009F3948"/>
    <w:rsid w:val="009F4208"/>
    <w:rsid w:val="009F56A3"/>
    <w:rsid w:val="009F6099"/>
    <w:rsid w:val="009F7B52"/>
    <w:rsid w:val="00A008DF"/>
    <w:rsid w:val="00A02A04"/>
    <w:rsid w:val="00A02D4F"/>
    <w:rsid w:val="00A05265"/>
    <w:rsid w:val="00A102DA"/>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57EB"/>
    <w:rsid w:val="00A26380"/>
    <w:rsid w:val="00A27EC6"/>
    <w:rsid w:val="00A31A91"/>
    <w:rsid w:val="00A32471"/>
    <w:rsid w:val="00A3493D"/>
    <w:rsid w:val="00A34ECB"/>
    <w:rsid w:val="00A40115"/>
    <w:rsid w:val="00A40775"/>
    <w:rsid w:val="00A40BA3"/>
    <w:rsid w:val="00A418B6"/>
    <w:rsid w:val="00A432F4"/>
    <w:rsid w:val="00A445EE"/>
    <w:rsid w:val="00A458B4"/>
    <w:rsid w:val="00A46F67"/>
    <w:rsid w:val="00A4743E"/>
    <w:rsid w:val="00A50490"/>
    <w:rsid w:val="00A52CEA"/>
    <w:rsid w:val="00A53276"/>
    <w:rsid w:val="00A53EAA"/>
    <w:rsid w:val="00A574B1"/>
    <w:rsid w:val="00A62997"/>
    <w:rsid w:val="00A631DB"/>
    <w:rsid w:val="00A6371A"/>
    <w:rsid w:val="00A67119"/>
    <w:rsid w:val="00A70A6E"/>
    <w:rsid w:val="00A710B3"/>
    <w:rsid w:val="00A713BE"/>
    <w:rsid w:val="00A72609"/>
    <w:rsid w:val="00A72BEC"/>
    <w:rsid w:val="00A73F3C"/>
    <w:rsid w:val="00A774AB"/>
    <w:rsid w:val="00A81C7A"/>
    <w:rsid w:val="00A85D31"/>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A56"/>
    <w:rsid w:val="00AB2C18"/>
    <w:rsid w:val="00AB475F"/>
    <w:rsid w:val="00AB5E62"/>
    <w:rsid w:val="00AB67E0"/>
    <w:rsid w:val="00AB6F3F"/>
    <w:rsid w:val="00AB7372"/>
    <w:rsid w:val="00AC069B"/>
    <w:rsid w:val="00AC4932"/>
    <w:rsid w:val="00AC4ECD"/>
    <w:rsid w:val="00AC5367"/>
    <w:rsid w:val="00AC543B"/>
    <w:rsid w:val="00AC54C8"/>
    <w:rsid w:val="00AC589B"/>
    <w:rsid w:val="00AC5BA3"/>
    <w:rsid w:val="00AC6095"/>
    <w:rsid w:val="00AD0809"/>
    <w:rsid w:val="00AD1F9D"/>
    <w:rsid w:val="00AD2895"/>
    <w:rsid w:val="00AD34C5"/>
    <w:rsid w:val="00AD38D3"/>
    <w:rsid w:val="00AD3E8C"/>
    <w:rsid w:val="00AD753E"/>
    <w:rsid w:val="00AE0102"/>
    <w:rsid w:val="00AE046F"/>
    <w:rsid w:val="00AE0925"/>
    <w:rsid w:val="00AE0E54"/>
    <w:rsid w:val="00AF007C"/>
    <w:rsid w:val="00AF1DAB"/>
    <w:rsid w:val="00AF279A"/>
    <w:rsid w:val="00AF391B"/>
    <w:rsid w:val="00AF4D56"/>
    <w:rsid w:val="00AF59C3"/>
    <w:rsid w:val="00AF639D"/>
    <w:rsid w:val="00AF64E5"/>
    <w:rsid w:val="00AF69FE"/>
    <w:rsid w:val="00AF718E"/>
    <w:rsid w:val="00AF73FD"/>
    <w:rsid w:val="00B0207D"/>
    <w:rsid w:val="00B0527A"/>
    <w:rsid w:val="00B05CDB"/>
    <w:rsid w:val="00B06942"/>
    <w:rsid w:val="00B06DD7"/>
    <w:rsid w:val="00B10414"/>
    <w:rsid w:val="00B12CFA"/>
    <w:rsid w:val="00B20BA7"/>
    <w:rsid w:val="00B216DB"/>
    <w:rsid w:val="00B21AF8"/>
    <w:rsid w:val="00B21BDC"/>
    <w:rsid w:val="00B22FA5"/>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2381"/>
    <w:rsid w:val="00B43FEF"/>
    <w:rsid w:val="00B4586D"/>
    <w:rsid w:val="00B46F7A"/>
    <w:rsid w:val="00B50229"/>
    <w:rsid w:val="00B512E9"/>
    <w:rsid w:val="00B53B28"/>
    <w:rsid w:val="00B56F7C"/>
    <w:rsid w:val="00B57D38"/>
    <w:rsid w:val="00B61638"/>
    <w:rsid w:val="00B62D87"/>
    <w:rsid w:val="00B71038"/>
    <w:rsid w:val="00B725C6"/>
    <w:rsid w:val="00B73517"/>
    <w:rsid w:val="00B7506B"/>
    <w:rsid w:val="00B7712D"/>
    <w:rsid w:val="00B77F8B"/>
    <w:rsid w:val="00B82231"/>
    <w:rsid w:val="00B82862"/>
    <w:rsid w:val="00B83A2E"/>
    <w:rsid w:val="00B85669"/>
    <w:rsid w:val="00B873F0"/>
    <w:rsid w:val="00B877A0"/>
    <w:rsid w:val="00B9059D"/>
    <w:rsid w:val="00B92903"/>
    <w:rsid w:val="00B92BCD"/>
    <w:rsid w:val="00B92D90"/>
    <w:rsid w:val="00B93132"/>
    <w:rsid w:val="00B93F93"/>
    <w:rsid w:val="00B94EB7"/>
    <w:rsid w:val="00B962C0"/>
    <w:rsid w:val="00B9725F"/>
    <w:rsid w:val="00BA25DB"/>
    <w:rsid w:val="00BA2C20"/>
    <w:rsid w:val="00BA4C44"/>
    <w:rsid w:val="00BA4CA3"/>
    <w:rsid w:val="00BA7471"/>
    <w:rsid w:val="00BA7B1D"/>
    <w:rsid w:val="00BA7B61"/>
    <w:rsid w:val="00BB070D"/>
    <w:rsid w:val="00BB12AA"/>
    <w:rsid w:val="00BB1341"/>
    <w:rsid w:val="00BB15AB"/>
    <w:rsid w:val="00BB30E8"/>
    <w:rsid w:val="00BB3F09"/>
    <w:rsid w:val="00BB441B"/>
    <w:rsid w:val="00BB50E9"/>
    <w:rsid w:val="00BB7FC9"/>
    <w:rsid w:val="00BC2207"/>
    <w:rsid w:val="00BC2B48"/>
    <w:rsid w:val="00BC3455"/>
    <w:rsid w:val="00BC3CDD"/>
    <w:rsid w:val="00BC4DD1"/>
    <w:rsid w:val="00BC55DC"/>
    <w:rsid w:val="00BC5658"/>
    <w:rsid w:val="00BC6BE6"/>
    <w:rsid w:val="00BC7B96"/>
    <w:rsid w:val="00BD1460"/>
    <w:rsid w:val="00BD683D"/>
    <w:rsid w:val="00BD6BD6"/>
    <w:rsid w:val="00BE101C"/>
    <w:rsid w:val="00BE116B"/>
    <w:rsid w:val="00BE1C9F"/>
    <w:rsid w:val="00BE1D16"/>
    <w:rsid w:val="00BE6275"/>
    <w:rsid w:val="00BE6F5B"/>
    <w:rsid w:val="00BE7BF2"/>
    <w:rsid w:val="00BF0DD0"/>
    <w:rsid w:val="00BF1283"/>
    <w:rsid w:val="00BF1E0F"/>
    <w:rsid w:val="00BF2172"/>
    <w:rsid w:val="00BF2D3C"/>
    <w:rsid w:val="00BF59D3"/>
    <w:rsid w:val="00BF64DF"/>
    <w:rsid w:val="00BF79DD"/>
    <w:rsid w:val="00BF7A48"/>
    <w:rsid w:val="00C00DA1"/>
    <w:rsid w:val="00C01278"/>
    <w:rsid w:val="00C04042"/>
    <w:rsid w:val="00C04EDA"/>
    <w:rsid w:val="00C058AF"/>
    <w:rsid w:val="00C05BB3"/>
    <w:rsid w:val="00C061F8"/>
    <w:rsid w:val="00C071F9"/>
    <w:rsid w:val="00C07E61"/>
    <w:rsid w:val="00C10218"/>
    <w:rsid w:val="00C1056F"/>
    <w:rsid w:val="00C106F2"/>
    <w:rsid w:val="00C118FA"/>
    <w:rsid w:val="00C11B10"/>
    <w:rsid w:val="00C12D6D"/>
    <w:rsid w:val="00C13825"/>
    <w:rsid w:val="00C13D88"/>
    <w:rsid w:val="00C14A65"/>
    <w:rsid w:val="00C21A57"/>
    <w:rsid w:val="00C21D78"/>
    <w:rsid w:val="00C23106"/>
    <w:rsid w:val="00C23831"/>
    <w:rsid w:val="00C23DBC"/>
    <w:rsid w:val="00C24958"/>
    <w:rsid w:val="00C25739"/>
    <w:rsid w:val="00C305F0"/>
    <w:rsid w:val="00C34C42"/>
    <w:rsid w:val="00C363B1"/>
    <w:rsid w:val="00C40FF5"/>
    <w:rsid w:val="00C41C52"/>
    <w:rsid w:val="00C433C8"/>
    <w:rsid w:val="00C43441"/>
    <w:rsid w:val="00C43883"/>
    <w:rsid w:val="00C45910"/>
    <w:rsid w:val="00C477D7"/>
    <w:rsid w:val="00C5177C"/>
    <w:rsid w:val="00C52668"/>
    <w:rsid w:val="00C53452"/>
    <w:rsid w:val="00C53C00"/>
    <w:rsid w:val="00C53D0A"/>
    <w:rsid w:val="00C55670"/>
    <w:rsid w:val="00C57AE1"/>
    <w:rsid w:val="00C606AD"/>
    <w:rsid w:val="00C62453"/>
    <w:rsid w:val="00C62BC1"/>
    <w:rsid w:val="00C64296"/>
    <w:rsid w:val="00C646C9"/>
    <w:rsid w:val="00C659BB"/>
    <w:rsid w:val="00C65C3E"/>
    <w:rsid w:val="00C66B38"/>
    <w:rsid w:val="00C733E3"/>
    <w:rsid w:val="00C7643F"/>
    <w:rsid w:val="00C779F0"/>
    <w:rsid w:val="00C80400"/>
    <w:rsid w:val="00C81EF2"/>
    <w:rsid w:val="00C825CE"/>
    <w:rsid w:val="00C8260D"/>
    <w:rsid w:val="00C903DD"/>
    <w:rsid w:val="00C91667"/>
    <w:rsid w:val="00C92FE3"/>
    <w:rsid w:val="00C93077"/>
    <w:rsid w:val="00C94004"/>
    <w:rsid w:val="00C96DEB"/>
    <w:rsid w:val="00CA079B"/>
    <w:rsid w:val="00CA0A8B"/>
    <w:rsid w:val="00CA22B8"/>
    <w:rsid w:val="00CA29D7"/>
    <w:rsid w:val="00CA39D9"/>
    <w:rsid w:val="00CA3C31"/>
    <w:rsid w:val="00CA4133"/>
    <w:rsid w:val="00CA434E"/>
    <w:rsid w:val="00CA46EF"/>
    <w:rsid w:val="00CA696A"/>
    <w:rsid w:val="00CA6DC8"/>
    <w:rsid w:val="00CA7C02"/>
    <w:rsid w:val="00CB1D94"/>
    <w:rsid w:val="00CB2BD5"/>
    <w:rsid w:val="00CB32C3"/>
    <w:rsid w:val="00CB397E"/>
    <w:rsid w:val="00CB4369"/>
    <w:rsid w:val="00CB45BB"/>
    <w:rsid w:val="00CB4ADD"/>
    <w:rsid w:val="00CB67F5"/>
    <w:rsid w:val="00CC11DC"/>
    <w:rsid w:val="00CC1646"/>
    <w:rsid w:val="00CC18D0"/>
    <w:rsid w:val="00CC1E79"/>
    <w:rsid w:val="00CC3685"/>
    <w:rsid w:val="00CC7366"/>
    <w:rsid w:val="00CD211D"/>
    <w:rsid w:val="00CD3229"/>
    <w:rsid w:val="00CD33DD"/>
    <w:rsid w:val="00CD36E9"/>
    <w:rsid w:val="00CD44E6"/>
    <w:rsid w:val="00CD6FA1"/>
    <w:rsid w:val="00CD72EE"/>
    <w:rsid w:val="00CE17D8"/>
    <w:rsid w:val="00CE2790"/>
    <w:rsid w:val="00CE4B73"/>
    <w:rsid w:val="00CE6410"/>
    <w:rsid w:val="00CE6B38"/>
    <w:rsid w:val="00CE6BE2"/>
    <w:rsid w:val="00CF29AE"/>
    <w:rsid w:val="00CF2D13"/>
    <w:rsid w:val="00CF3FDF"/>
    <w:rsid w:val="00CF4059"/>
    <w:rsid w:val="00CF5AC8"/>
    <w:rsid w:val="00CF70F7"/>
    <w:rsid w:val="00CF78A1"/>
    <w:rsid w:val="00D004F9"/>
    <w:rsid w:val="00D00A40"/>
    <w:rsid w:val="00D03449"/>
    <w:rsid w:val="00D04362"/>
    <w:rsid w:val="00D12162"/>
    <w:rsid w:val="00D13412"/>
    <w:rsid w:val="00D13F91"/>
    <w:rsid w:val="00D1589E"/>
    <w:rsid w:val="00D176B7"/>
    <w:rsid w:val="00D178FB"/>
    <w:rsid w:val="00D21B1C"/>
    <w:rsid w:val="00D22947"/>
    <w:rsid w:val="00D23151"/>
    <w:rsid w:val="00D267A4"/>
    <w:rsid w:val="00D3026E"/>
    <w:rsid w:val="00D31683"/>
    <w:rsid w:val="00D37D04"/>
    <w:rsid w:val="00D403F8"/>
    <w:rsid w:val="00D448A4"/>
    <w:rsid w:val="00D453EF"/>
    <w:rsid w:val="00D45E1E"/>
    <w:rsid w:val="00D47C95"/>
    <w:rsid w:val="00D50351"/>
    <w:rsid w:val="00D54BDB"/>
    <w:rsid w:val="00D56730"/>
    <w:rsid w:val="00D575AF"/>
    <w:rsid w:val="00D60103"/>
    <w:rsid w:val="00D61772"/>
    <w:rsid w:val="00D673D7"/>
    <w:rsid w:val="00D70213"/>
    <w:rsid w:val="00D7135C"/>
    <w:rsid w:val="00D718DC"/>
    <w:rsid w:val="00D72991"/>
    <w:rsid w:val="00D73B4C"/>
    <w:rsid w:val="00D76E61"/>
    <w:rsid w:val="00D80623"/>
    <w:rsid w:val="00D8259F"/>
    <w:rsid w:val="00D82957"/>
    <w:rsid w:val="00D82E2B"/>
    <w:rsid w:val="00D854A5"/>
    <w:rsid w:val="00D85AAD"/>
    <w:rsid w:val="00D864D4"/>
    <w:rsid w:val="00D925A6"/>
    <w:rsid w:val="00D928A7"/>
    <w:rsid w:val="00D9481E"/>
    <w:rsid w:val="00D94CEA"/>
    <w:rsid w:val="00D96CCA"/>
    <w:rsid w:val="00DA12BA"/>
    <w:rsid w:val="00DA1698"/>
    <w:rsid w:val="00DA289C"/>
    <w:rsid w:val="00DA31FD"/>
    <w:rsid w:val="00DA3400"/>
    <w:rsid w:val="00DA3984"/>
    <w:rsid w:val="00DA3E09"/>
    <w:rsid w:val="00DA4977"/>
    <w:rsid w:val="00DA4A5E"/>
    <w:rsid w:val="00DA55E4"/>
    <w:rsid w:val="00DA6DF3"/>
    <w:rsid w:val="00DA7C19"/>
    <w:rsid w:val="00DA7F85"/>
    <w:rsid w:val="00DB036D"/>
    <w:rsid w:val="00DB1B7B"/>
    <w:rsid w:val="00DB307D"/>
    <w:rsid w:val="00DB3C23"/>
    <w:rsid w:val="00DB42D5"/>
    <w:rsid w:val="00DB4492"/>
    <w:rsid w:val="00DB46C7"/>
    <w:rsid w:val="00DB4F01"/>
    <w:rsid w:val="00DB600D"/>
    <w:rsid w:val="00DB6718"/>
    <w:rsid w:val="00DB6BC4"/>
    <w:rsid w:val="00DC276F"/>
    <w:rsid w:val="00DC49CC"/>
    <w:rsid w:val="00DC5429"/>
    <w:rsid w:val="00DC683D"/>
    <w:rsid w:val="00DC74C8"/>
    <w:rsid w:val="00DD0215"/>
    <w:rsid w:val="00DD5914"/>
    <w:rsid w:val="00DE04C7"/>
    <w:rsid w:val="00DE1AF3"/>
    <w:rsid w:val="00DE1FE8"/>
    <w:rsid w:val="00DE209E"/>
    <w:rsid w:val="00DE37F0"/>
    <w:rsid w:val="00DE66D6"/>
    <w:rsid w:val="00DE7E98"/>
    <w:rsid w:val="00DF0FB3"/>
    <w:rsid w:val="00DF1E5D"/>
    <w:rsid w:val="00DF2E03"/>
    <w:rsid w:val="00DF52C1"/>
    <w:rsid w:val="00DF60D8"/>
    <w:rsid w:val="00E002A2"/>
    <w:rsid w:val="00E00C17"/>
    <w:rsid w:val="00E01703"/>
    <w:rsid w:val="00E0188B"/>
    <w:rsid w:val="00E01A89"/>
    <w:rsid w:val="00E04708"/>
    <w:rsid w:val="00E06AC4"/>
    <w:rsid w:val="00E11CB1"/>
    <w:rsid w:val="00E11ECC"/>
    <w:rsid w:val="00E16501"/>
    <w:rsid w:val="00E165B2"/>
    <w:rsid w:val="00E202FF"/>
    <w:rsid w:val="00E2108E"/>
    <w:rsid w:val="00E215A5"/>
    <w:rsid w:val="00E2266C"/>
    <w:rsid w:val="00E22A73"/>
    <w:rsid w:val="00E242F3"/>
    <w:rsid w:val="00E268D8"/>
    <w:rsid w:val="00E3117E"/>
    <w:rsid w:val="00E315B1"/>
    <w:rsid w:val="00E3255F"/>
    <w:rsid w:val="00E34E8D"/>
    <w:rsid w:val="00E36BAF"/>
    <w:rsid w:val="00E37735"/>
    <w:rsid w:val="00E41E45"/>
    <w:rsid w:val="00E45C23"/>
    <w:rsid w:val="00E47C2E"/>
    <w:rsid w:val="00E505B7"/>
    <w:rsid w:val="00E5551B"/>
    <w:rsid w:val="00E571FB"/>
    <w:rsid w:val="00E57A49"/>
    <w:rsid w:val="00E57E7B"/>
    <w:rsid w:val="00E608D0"/>
    <w:rsid w:val="00E60F57"/>
    <w:rsid w:val="00E61C00"/>
    <w:rsid w:val="00E620B9"/>
    <w:rsid w:val="00E639A7"/>
    <w:rsid w:val="00E639B4"/>
    <w:rsid w:val="00E64F5E"/>
    <w:rsid w:val="00E65BF2"/>
    <w:rsid w:val="00E66166"/>
    <w:rsid w:val="00E71320"/>
    <w:rsid w:val="00E72B50"/>
    <w:rsid w:val="00E73CD3"/>
    <w:rsid w:val="00E73F22"/>
    <w:rsid w:val="00E747D3"/>
    <w:rsid w:val="00E753A0"/>
    <w:rsid w:val="00E75C68"/>
    <w:rsid w:val="00E76FB1"/>
    <w:rsid w:val="00E7783C"/>
    <w:rsid w:val="00E778A3"/>
    <w:rsid w:val="00E82BE0"/>
    <w:rsid w:val="00E83235"/>
    <w:rsid w:val="00E83568"/>
    <w:rsid w:val="00E84805"/>
    <w:rsid w:val="00E84D89"/>
    <w:rsid w:val="00E85305"/>
    <w:rsid w:val="00E86CBE"/>
    <w:rsid w:val="00E91EEC"/>
    <w:rsid w:val="00E9408A"/>
    <w:rsid w:val="00E94262"/>
    <w:rsid w:val="00E9440D"/>
    <w:rsid w:val="00EA2D54"/>
    <w:rsid w:val="00EA3EE8"/>
    <w:rsid w:val="00EA608D"/>
    <w:rsid w:val="00EA7DF2"/>
    <w:rsid w:val="00EB05F8"/>
    <w:rsid w:val="00EB0AC3"/>
    <w:rsid w:val="00EB292A"/>
    <w:rsid w:val="00EB2C3A"/>
    <w:rsid w:val="00EB5413"/>
    <w:rsid w:val="00EB5DF7"/>
    <w:rsid w:val="00EB6A85"/>
    <w:rsid w:val="00EB7D3C"/>
    <w:rsid w:val="00EC074A"/>
    <w:rsid w:val="00EC083F"/>
    <w:rsid w:val="00EC240C"/>
    <w:rsid w:val="00EC4D3A"/>
    <w:rsid w:val="00EC7C4E"/>
    <w:rsid w:val="00ED0C2C"/>
    <w:rsid w:val="00ED21B5"/>
    <w:rsid w:val="00ED3E31"/>
    <w:rsid w:val="00ED670E"/>
    <w:rsid w:val="00ED7A8D"/>
    <w:rsid w:val="00EE055A"/>
    <w:rsid w:val="00EE0803"/>
    <w:rsid w:val="00EE5103"/>
    <w:rsid w:val="00EE54D4"/>
    <w:rsid w:val="00EE5D59"/>
    <w:rsid w:val="00EE7041"/>
    <w:rsid w:val="00EE75B6"/>
    <w:rsid w:val="00EF06E4"/>
    <w:rsid w:val="00EF0E9A"/>
    <w:rsid w:val="00EF300A"/>
    <w:rsid w:val="00EF46BB"/>
    <w:rsid w:val="00F05472"/>
    <w:rsid w:val="00F06188"/>
    <w:rsid w:val="00F0719F"/>
    <w:rsid w:val="00F0789D"/>
    <w:rsid w:val="00F07C4C"/>
    <w:rsid w:val="00F112D7"/>
    <w:rsid w:val="00F1383A"/>
    <w:rsid w:val="00F14174"/>
    <w:rsid w:val="00F16093"/>
    <w:rsid w:val="00F17CAD"/>
    <w:rsid w:val="00F22A92"/>
    <w:rsid w:val="00F24278"/>
    <w:rsid w:val="00F2478D"/>
    <w:rsid w:val="00F255A4"/>
    <w:rsid w:val="00F26A91"/>
    <w:rsid w:val="00F312B1"/>
    <w:rsid w:val="00F32D35"/>
    <w:rsid w:val="00F335C7"/>
    <w:rsid w:val="00F33CC3"/>
    <w:rsid w:val="00F348BF"/>
    <w:rsid w:val="00F35442"/>
    <w:rsid w:val="00F4130F"/>
    <w:rsid w:val="00F43CF4"/>
    <w:rsid w:val="00F456AA"/>
    <w:rsid w:val="00F45DB8"/>
    <w:rsid w:val="00F50006"/>
    <w:rsid w:val="00F5015D"/>
    <w:rsid w:val="00F50E20"/>
    <w:rsid w:val="00F53DBC"/>
    <w:rsid w:val="00F53EA2"/>
    <w:rsid w:val="00F561C0"/>
    <w:rsid w:val="00F572A0"/>
    <w:rsid w:val="00F60F35"/>
    <w:rsid w:val="00F63630"/>
    <w:rsid w:val="00F63B3F"/>
    <w:rsid w:val="00F63FFC"/>
    <w:rsid w:val="00F64F91"/>
    <w:rsid w:val="00F6582D"/>
    <w:rsid w:val="00F662A9"/>
    <w:rsid w:val="00F66B77"/>
    <w:rsid w:val="00F7095A"/>
    <w:rsid w:val="00F730E5"/>
    <w:rsid w:val="00F743B4"/>
    <w:rsid w:val="00F744F8"/>
    <w:rsid w:val="00F747D3"/>
    <w:rsid w:val="00F74AF0"/>
    <w:rsid w:val="00F75914"/>
    <w:rsid w:val="00F76BED"/>
    <w:rsid w:val="00F77D3D"/>
    <w:rsid w:val="00F8231A"/>
    <w:rsid w:val="00F84CBA"/>
    <w:rsid w:val="00F84F85"/>
    <w:rsid w:val="00F8580F"/>
    <w:rsid w:val="00F85F94"/>
    <w:rsid w:val="00F9063B"/>
    <w:rsid w:val="00F909ED"/>
    <w:rsid w:val="00F9197E"/>
    <w:rsid w:val="00F94D47"/>
    <w:rsid w:val="00F9687E"/>
    <w:rsid w:val="00F96D92"/>
    <w:rsid w:val="00FA2508"/>
    <w:rsid w:val="00FA2585"/>
    <w:rsid w:val="00FA2ECF"/>
    <w:rsid w:val="00FA53A0"/>
    <w:rsid w:val="00FB0D32"/>
    <w:rsid w:val="00FB2606"/>
    <w:rsid w:val="00FB3592"/>
    <w:rsid w:val="00FB38F5"/>
    <w:rsid w:val="00FB46E9"/>
    <w:rsid w:val="00FB4BEE"/>
    <w:rsid w:val="00FB6346"/>
    <w:rsid w:val="00FB692F"/>
    <w:rsid w:val="00FB6DD4"/>
    <w:rsid w:val="00FB745D"/>
    <w:rsid w:val="00FB79E3"/>
    <w:rsid w:val="00FB7AC0"/>
    <w:rsid w:val="00FB7BAF"/>
    <w:rsid w:val="00FC30ED"/>
    <w:rsid w:val="00FC317D"/>
    <w:rsid w:val="00FC47A0"/>
    <w:rsid w:val="00FC5405"/>
    <w:rsid w:val="00FC6DD8"/>
    <w:rsid w:val="00FC6ED4"/>
    <w:rsid w:val="00FC748F"/>
    <w:rsid w:val="00FD0618"/>
    <w:rsid w:val="00FD17CD"/>
    <w:rsid w:val="00FD49D0"/>
    <w:rsid w:val="00FD5583"/>
    <w:rsid w:val="00FD748B"/>
    <w:rsid w:val="00FE436C"/>
    <w:rsid w:val="00FE4DDC"/>
    <w:rsid w:val="00FE5874"/>
    <w:rsid w:val="00FE671D"/>
    <w:rsid w:val="00FE6929"/>
    <w:rsid w:val="00FE6E70"/>
    <w:rsid w:val="00FE6F33"/>
    <w:rsid w:val="00FE745F"/>
    <w:rsid w:val="00FF00DF"/>
    <w:rsid w:val="00FF23ED"/>
    <w:rsid w:val="00FF336C"/>
    <w:rsid w:val="00FF49A3"/>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F32D35"/>
    <w:pPr>
      <w:ind w:firstLine="720"/>
    </w:p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 w:type="paragraph" w:styleId="Revision">
    <w:name w:val="Revision"/>
    <w:hidden/>
    <w:uiPriority w:val="99"/>
    <w:semiHidden/>
    <w:rsid w:val="00753B61"/>
    <w:rPr>
      <w:rFonts w:ascii="Times New Roman" w:hAnsi="Times New Roman" w:cs="Times New Roman"/>
    </w:rPr>
  </w:style>
  <w:style w:type="paragraph" w:styleId="BalloonText">
    <w:name w:val="Balloon Text"/>
    <w:basedOn w:val="Normal"/>
    <w:link w:val="BalloonTextChar"/>
    <w:uiPriority w:val="99"/>
    <w:semiHidden/>
    <w:unhideWhenUsed/>
    <w:rsid w:val="00E047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708"/>
    <w:rPr>
      <w:rFonts w:ascii="Segoe UI" w:hAnsi="Segoe UI" w:cs="Segoe UI"/>
      <w:sz w:val="18"/>
      <w:szCs w:val="18"/>
    </w:rPr>
  </w:style>
  <w:style w:type="paragraph" w:styleId="NormalWeb">
    <w:name w:val="Normal (Web)"/>
    <w:basedOn w:val="Normal"/>
    <w:uiPriority w:val="99"/>
    <w:semiHidden/>
    <w:unhideWhenUsed/>
    <w:rsid w:val="008E2C93"/>
    <w:pPr>
      <w:spacing w:before="100" w:beforeAutospacing="1" w:after="100" w:afterAutospacing="1" w:line="240" w:lineRule="auto"/>
    </w:pPr>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93421">
      <w:bodyDiv w:val="1"/>
      <w:marLeft w:val="0"/>
      <w:marRight w:val="0"/>
      <w:marTop w:val="0"/>
      <w:marBottom w:val="0"/>
      <w:divBdr>
        <w:top w:val="none" w:sz="0" w:space="0" w:color="auto"/>
        <w:left w:val="none" w:sz="0" w:space="0" w:color="auto"/>
        <w:bottom w:val="none" w:sz="0" w:space="0" w:color="auto"/>
        <w:right w:val="none" w:sz="0" w:space="0" w:color="auto"/>
      </w:divBdr>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7171608">
      <w:bodyDiv w:val="1"/>
      <w:marLeft w:val="0"/>
      <w:marRight w:val="0"/>
      <w:marTop w:val="0"/>
      <w:marBottom w:val="0"/>
      <w:divBdr>
        <w:top w:val="none" w:sz="0" w:space="0" w:color="auto"/>
        <w:left w:val="none" w:sz="0" w:space="0" w:color="auto"/>
        <w:bottom w:val="none" w:sz="0" w:space="0" w:color="auto"/>
        <w:right w:val="none" w:sz="0" w:space="0" w:color="auto"/>
      </w:divBdr>
      <w:divsChild>
        <w:div w:id="1978099494">
          <w:marLeft w:val="480"/>
          <w:marRight w:val="0"/>
          <w:marTop w:val="0"/>
          <w:marBottom w:val="0"/>
          <w:divBdr>
            <w:top w:val="none" w:sz="0" w:space="0" w:color="auto"/>
            <w:left w:val="none" w:sz="0" w:space="0" w:color="auto"/>
            <w:bottom w:val="none" w:sz="0" w:space="0" w:color="auto"/>
            <w:right w:val="none" w:sz="0" w:space="0" w:color="auto"/>
          </w:divBdr>
          <w:divsChild>
            <w:div w:id="1601789855">
              <w:marLeft w:val="0"/>
              <w:marRight w:val="0"/>
              <w:marTop w:val="0"/>
              <w:marBottom w:val="0"/>
              <w:divBdr>
                <w:top w:val="none" w:sz="0" w:space="0" w:color="auto"/>
                <w:left w:val="none" w:sz="0" w:space="0" w:color="auto"/>
                <w:bottom w:val="none" w:sz="0" w:space="0" w:color="auto"/>
                <w:right w:val="none" w:sz="0" w:space="0" w:color="auto"/>
              </w:divBdr>
            </w:div>
            <w:div w:id="157160901">
              <w:marLeft w:val="0"/>
              <w:marRight w:val="0"/>
              <w:marTop w:val="0"/>
              <w:marBottom w:val="0"/>
              <w:divBdr>
                <w:top w:val="none" w:sz="0" w:space="0" w:color="auto"/>
                <w:left w:val="none" w:sz="0" w:space="0" w:color="auto"/>
                <w:bottom w:val="none" w:sz="0" w:space="0" w:color="auto"/>
                <w:right w:val="none" w:sz="0" w:space="0" w:color="auto"/>
              </w:divBdr>
            </w:div>
            <w:div w:id="982272984">
              <w:marLeft w:val="0"/>
              <w:marRight w:val="0"/>
              <w:marTop w:val="0"/>
              <w:marBottom w:val="0"/>
              <w:divBdr>
                <w:top w:val="none" w:sz="0" w:space="0" w:color="auto"/>
                <w:left w:val="none" w:sz="0" w:space="0" w:color="auto"/>
                <w:bottom w:val="none" w:sz="0" w:space="0" w:color="auto"/>
                <w:right w:val="none" w:sz="0" w:space="0" w:color="auto"/>
              </w:divBdr>
            </w:div>
            <w:div w:id="1059327649">
              <w:marLeft w:val="0"/>
              <w:marRight w:val="0"/>
              <w:marTop w:val="0"/>
              <w:marBottom w:val="0"/>
              <w:divBdr>
                <w:top w:val="none" w:sz="0" w:space="0" w:color="auto"/>
                <w:left w:val="none" w:sz="0" w:space="0" w:color="auto"/>
                <w:bottom w:val="none" w:sz="0" w:space="0" w:color="auto"/>
                <w:right w:val="none" w:sz="0" w:space="0" w:color="auto"/>
              </w:divBdr>
            </w:div>
            <w:div w:id="1347826689">
              <w:marLeft w:val="0"/>
              <w:marRight w:val="0"/>
              <w:marTop w:val="0"/>
              <w:marBottom w:val="0"/>
              <w:divBdr>
                <w:top w:val="none" w:sz="0" w:space="0" w:color="auto"/>
                <w:left w:val="none" w:sz="0" w:space="0" w:color="auto"/>
                <w:bottom w:val="none" w:sz="0" w:space="0" w:color="auto"/>
                <w:right w:val="none" w:sz="0" w:space="0" w:color="auto"/>
              </w:divBdr>
            </w:div>
            <w:div w:id="722824466">
              <w:marLeft w:val="0"/>
              <w:marRight w:val="0"/>
              <w:marTop w:val="0"/>
              <w:marBottom w:val="0"/>
              <w:divBdr>
                <w:top w:val="none" w:sz="0" w:space="0" w:color="auto"/>
                <w:left w:val="none" w:sz="0" w:space="0" w:color="auto"/>
                <w:bottom w:val="none" w:sz="0" w:space="0" w:color="auto"/>
                <w:right w:val="none" w:sz="0" w:space="0" w:color="auto"/>
              </w:divBdr>
            </w:div>
            <w:div w:id="1699355370">
              <w:marLeft w:val="0"/>
              <w:marRight w:val="0"/>
              <w:marTop w:val="0"/>
              <w:marBottom w:val="0"/>
              <w:divBdr>
                <w:top w:val="none" w:sz="0" w:space="0" w:color="auto"/>
                <w:left w:val="none" w:sz="0" w:space="0" w:color="auto"/>
                <w:bottom w:val="none" w:sz="0" w:space="0" w:color="auto"/>
                <w:right w:val="none" w:sz="0" w:space="0" w:color="auto"/>
              </w:divBdr>
            </w:div>
            <w:div w:id="489055685">
              <w:marLeft w:val="0"/>
              <w:marRight w:val="0"/>
              <w:marTop w:val="0"/>
              <w:marBottom w:val="0"/>
              <w:divBdr>
                <w:top w:val="none" w:sz="0" w:space="0" w:color="auto"/>
                <w:left w:val="none" w:sz="0" w:space="0" w:color="auto"/>
                <w:bottom w:val="none" w:sz="0" w:space="0" w:color="auto"/>
                <w:right w:val="none" w:sz="0" w:space="0" w:color="auto"/>
              </w:divBdr>
            </w:div>
            <w:div w:id="1806046051">
              <w:marLeft w:val="0"/>
              <w:marRight w:val="0"/>
              <w:marTop w:val="0"/>
              <w:marBottom w:val="0"/>
              <w:divBdr>
                <w:top w:val="none" w:sz="0" w:space="0" w:color="auto"/>
                <w:left w:val="none" w:sz="0" w:space="0" w:color="auto"/>
                <w:bottom w:val="none" w:sz="0" w:space="0" w:color="auto"/>
                <w:right w:val="none" w:sz="0" w:space="0" w:color="auto"/>
              </w:divBdr>
            </w:div>
            <w:div w:id="1083600365">
              <w:marLeft w:val="0"/>
              <w:marRight w:val="0"/>
              <w:marTop w:val="0"/>
              <w:marBottom w:val="0"/>
              <w:divBdr>
                <w:top w:val="none" w:sz="0" w:space="0" w:color="auto"/>
                <w:left w:val="none" w:sz="0" w:space="0" w:color="auto"/>
                <w:bottom w:val="none" w:sz="0" w:space="0" w:color="auto"/>
                <w:right w:val="none" w:sz="0" w:space="0" w:color="auto"/>
              </w:divBdr>
            </w:div>
            <w:div w:id="965038608">
              <w:marLeft w:val="0"/>
              <w:marRight w:val="0"/>
              <w:marTop w:val="0"/>
              <w:marBottom w:val="0"/>
              <w:divBdr>
                <w:top w:val="none" w:sz="0" w:space="0" w:color="auto"/>
                <w:left w:val="none" w:sz="0" w:space="0" w:color="auto"/>
                <w:bottom w:val="none" w:sz="0" w:space="0" w:color="auto"/>
                <w:right w:val="none" w:sz="0" w:space="0" w:color="auto"/>
              </w:divBdr>
            </w:div>
            <w:div w:id="1032460367">
              <w:marLeft w:val="0"/>
              <w:marRight w:val="0"/>
              <w:marTop w:val="0"/>
              <w:marBottom w:val="0"/>
              <w:divBdr>
                <w:top w:val="none" w:sz="0" w:space="0" w:color="auto"/>
                <w:left w:val="none" w:sz="0" w:space="0" w:color="auto"/>
                <w:bottom w:val="none" w:sz="0" w:space="0" w:color="auto"/>
                <w:right w:val="none" w:sz="0" w:space="0" w:color="auto"/>
              </w:divBdr>
            </w:div>
            <w:div w:id="792210285">
              <w:marLeft w:val="0"/>
              <w:marRight w:val="0"/>
              <w:marTop w:val="0"/>
              <w:marBottom w:val="0"/>
              <w:divBdr>
                <w:top w:val="none" w:sz="0" w:space="0" w:color="auto"/>
                <w:left w:val="none" w:sz="0" w:space="0" w:color="auto"/>
                <w:bottom w:val="none" w:sz="0" w:space="0" w:color="auto"/>
                <w:right w:val="none" w:sz="0" w:space="0" w:color="auto"/>
              </w:divBdr>
            </w:div>
            <w:div w:id="81223910">
              <w:marLeft w:val="0"/>
              <w:marRight w:val="0"/>
              <w:marTop w:val="0"/>
              <w:marBottom w:val="0"/>
              <w:divBdr>
                <w:top w:val="none" w:sz="0" w:space="0" w:color="auto"/>
                <w:left w:val="none" w:sz="0" w:space="0" w:color="auto"/>
                <w:bottom w:val="none" w:sz="0" w:space="0" w:color="auto"/>
                <w:right w:val="none" w:sz="0" w:space="0" w:color="auto"/>
              </w:divBdr>
            </w:div>
            <w:div w:id="199171750">
              <w:marLeft w:val="0"/>
              <w:marRight w:val="0"/>
              <w:marTop w:val="0"/>
              <w:marBottom w:val="0"/>
              <w:divBdr>
                <w:top w:val="none" w:sz="0" w:space="0" w:color="auto"/>
                <w:left w:val="none" w:sz="0" w:space="0" w:color="auto"/>
                <w:bottom w:val="none" w:sz="0" w:space="0" w:color="auto"/>
                <w:right w:val="none" w:sz="0" w:space="0" w:color="auto"/>
              </w:divBdr>
            </w:div>
            <w:div w:id="1536188192">
              <w:marLeft w:val="0"/>
              <w:marRight w:val="0"/>
              <w:marTop w:val="0"/>
              <w:marBottom w:val="0"/>
              <w:divBdr>
                <w:top w:val="none" w:sz="0" w:space="0" w:color="auto"/>
                <w:left w:val="none" w:sz="0" w:space="0" w:color="auto"/>
                <w:bottom w:val="none" w:sz="0" w:space="0" w:color="auto"/>
                <w:right w:val="none" w:sz="0" w:space="0" w:color="auto"/>
              </w:divBdr>
            </w:div>
            <w:div w:id="53357460">
              <w:marLeft w:val="0"/>
              <w:marRight w:val="0"/>
              <w:marTop w:val="0"/>
              <w:marBottom w:val="0"/>
              <w:divBdr>
                <w:top w:val="none" w:sz="0" w:space="0" w:color="auto"/>
                <w:left w:val="none" w:sz="0" w:space="0" w:color="auto"/>
                <w:bottom w:val="none" w:sz="0" w:space="0" w:color="auto"/>
                <w:right w:val="none" w:sz="0" w:space="0" w:color="auto"/>
              </w:divBdr>
            </w:div>
            <w:div w:id="1920552820">
              <w:marLeft w:val="0"/>
              <w:marRight w:val="0"/>
              <w:marTop w:val="0"/>
              <w:marBottom w:val="0"/>
              <w:divBdr>
                <w:top w:val="none" w:sz="0" w:space="0" w:color="auto"/>
                <w:left w:val="none" w:sz="0" w:space="0" w:color="auto"/>
                <w:bottom w:val="none" w:sz="0" w:space="0" w:color="auto"/>
                <w:right w:val="none" w:sz="0" w:space="0" w:color="auto"/>
              </w:divBdr>
            </w:div>
            <w:div w:id="642975812">
              <w:marLeft w:val="0"/>
              <w:marRight w:val="0"/>
              <w:marTop w:val="0"/>
              <w:marBottom w:val="0"/>
              <w:divBdr>
                <w:top w:val="none" w:sz="0" w:space="0" w:color="auto"/>
                <w:left w:val="none" w:sz="0" w:space="0" w:color="auto"/>
                <w:bottom w:val="none" w:sz="0" w:space="0" w:color="auto"/>
                <w:right w:val="none" w:sz="0" w:space="0" w:color="auto"/>
              </w:divBdr>
            </w:div>
            <w:div w:id="456218368">
              <w:marLeft w:val="0"/>
              <w:marRight w:val="0"/>
              <w:marTop w:val="0"/>
              <w:marBottom w:val="0"/>
              <w:divBdr>
                <w:top w:val="none" w:sz="0" w:space="0" w:color="auto"/>
                <w:left w:val="none" w:sz="0" w:space="0" w:color="auto"/>
                <w:bottom w:val="none" w:sz="0" w:space="0" w:color="auto"/>
                <w:right w:val="none" w:sz="0" w:space="0" w:color="auto"/>
              </w:divBdr>
            </w:div>
            <w:div w:id="1209218160">
              <w:marLeft w:val="0"/>
              <w:marRight w:val="0"/>
              <w:marTop w:val="0"/>
              <w:marBottom w:val="0"/>
              <w:divBdr>
                <w:top w:val="none" w:sz="0" w:space="0" w:color="auto"/>
                <w:left w:val="none" w:sz="0" w:space="0" w:color="auto"/>
                <w:bottom w:val="none" w:sz="0" w:space="0" w:color="auto"/>
                <w:right w:val="none" w:sz="0" w:space="0" w:color="auto"/>
              </w:divBdr>
            </w:div>
            <w:div w:id="1376613370">
              <w:marLeft w:val="0"/>
              <w:marRight w:val="0"/>
              <w:marTop w:val="0"/>
              <w:marBottom w:val="0"/>
              <w:divBdr>
                <w:top w:val="none" w:sz="0" w:space="0" w:color="auto"/>
                <w:left w:val="none" w:sz="0" w:space="0" w:color="auto"/>
                <w:bottom w:val="none" w:sz="0" w:space="0" w:color="auto"/>
                <w:right w:val="none" w:sz="0" w:space="0" w:color="auto"/>
              </w:divBdr>
            </w:div>
            <w:div w:id="1469318349">
              <w:marLeft w:val="0"/>
              <w:marRight w:val="0"/>
              <w:marTop w:val="0"/>
              <w:marBottom w:val="0"/>
              <w:divBdr>
                <w:top w:val="none" w:sz="0" w:space="0" w:color="auto"/>
                <w:left w:val="none" w:sz="0" w:space="0" w:color="auto"/>
                <w:bottom w:val="none" w:sz="0" w:space="0" w:color="auto"/>
                <w:right w:val="none" w:sz="0" w:space="0" w:color="auto"/>
              </w:divBdr>
            </w:div>
            <w:div w:id="835459151">
              <w:marLeft w:val="0"/>
              <w:marRight w:val="0"/>
              <w:marTop w:val="0"/>
              <w:marBottom w:val="0"/>
              <w:divBdr>
                <w:top w:val="none" w:sz="0" w:space="0" w:color="auto"/>
                <w:left w:val="none" w:sz="0" w:space="0" w:color="auto"/>
                <w:bottom w:val="none" w:sz="0" w:space="0" w:color="auto"/>
                <w:right w:val="none" w:sz="0" w:space="0" w:color="auto"/>
              </w:divBdr>
            </w:div>
            <w:div w:id="293370066">
              <w:marLeft w:val="0"/>
              <w:marRight w:val="0"/>
              <w:marTop w:val="0"/>
              <w:marBottom w:val="0"/>
              <w:divBdr>
                <w:top w:val="none" w:sz="0" w:space="0" w:color="auto"/>
                <w:left w:val="none" w:sz="0" w:space="0" w:color="auto"/>
                <w:bottom w:val="none" w:sz="0" w:space="0" w:color="auto"/>
                <w:right w:val="none" w:sz="0" w:space="0" w:color="auto"/>
              </w:divBdr>
            </w:div>
            <w:div w:id="806554301">
              <w:marLeft w:val="0"/>
              <w:marRight w:val="0"/>
              <w:marTop w:val="0"/>
              <w:marBottom w:val="0"/>
              <w:divBdr>
                <w:top w:val="none" w:sz="0" w:space="0" w:color="auto"/>
                <w:left w:val="none" w:sz="0" w:space="0" w:color="auto"/>
                <w:bottom w:val="none" w:sz="0" w:space="0" w:color="auto"/>
                <w:right w:val="none" w:sz="0" w:space="0" w:color="auto"/>
              </w:divBdr>
            </w:div>
            <w:div w:id="2145345396">
              <w:marLeft w:val="0"/>
              <w:marRight w:val="0"/>
              <w:marTop w:val="0"/>
              <w:marBottom w:val="0"/>
              <w:divBdr>
                <w:top w:val="none" w:sz="0" w:space="0" w:color="auto"/>
                <w:left w:val="none" w:sz="0" w:space="0" w:color="auto"/>
                <w:bottom w:val="none" w:sz="0" w:space="0" w:color="auto"/>
                <w:right w:val="none" w:sz="0" w:space="0" w:color="auto"/>
              </w:divBdr>
            </w:div>
            <w:div w:id="133066117">
              <w:marLeft w:val="0"/>
              <w:marRight w:val="0"/>
              <w:marTop w:val="0"/>
              <w:marBottom w:val="0"/>
              <w:divBdr>
                <w:top w:val="none" w:sz="0" w:space="0" w:color="auto"/>
                <w:left w:val="none" w:sz="0" w:space="0" w:color="auto"/>
                <w:bottom w:val="none" w:sz="0" w:space="0" w:color="auto"/>
                <w:right w:val="none" w:sz="0" w:space="0" w:color="auto"/>
              </w:divBdr>
            </w:div>
            <w:div w:id="487138090">
              <w:marLeft w:val="0"/>
              <w:marRight w:val="0"/>
              <w:marTop w:val="0"/>
              <w:marBottom w:val="0"/>
              <w:divBdr>
                <w:top w:val="none" w:sz="0" w:space="0" w:color="auto"/>
                <w:left w:val="none" w:sz="0" w:space="0" w:color="auto"/>
                <w:bottom w:val="none" w:sz="0" w:space="0" w:color="auto"/>
                <w:right w:val="none" w:sz="0" w:space="0" w:color="auto"/>
              </w:divBdr>
            </w:div>
            <w:div w:id="101843934">
              <w:marLeft w:val="0"/>
              <w:marRight w:val="0"/>
              <w:marTop w:val="0"/>
              <w:marBottom w:val="0"/>
              <w:divBdr>
                <w:top w:val="none" w:sz="0" w:space="0" w:color="auto"/>
                <w:left w:val="none" w:sz="0" w:space="0" w:color="auto"/>
                <w:bottom w:val="none" w:sz="0" w:space="0" w:color="auto"/>
                <w:right w:val="none" w:sz="0" w:space="0" w:color="auto"/>
              </w:divBdr>
            </w:div>
            <w:div w:id="1870142379">
              <w:marLeft w:val="0"/>
              <w:marRight w:val="0"/>
              <w:marTop w:val="0"/>
              <w:marBottom w:val="0"/>
              <w:divBdr>
                <w:top w:val="none" w:sz="0" w:space="0" w:color="auto"/>
                <w:left w:val="none" w:sz="0" w:space="0" w:color="auto"/>
                <w:bottom w:val="none" w:sz="0" w:space="0" w:color="auto"/>
                <w:right w:val="none" w:sz="0" w:space="0" w:color="auto"/>
              </w:divBdr>
            </w:div>
            <w:div w:id="2031450671">
              <w:marLeft w:val="0"/>
              <w:marRight w:val="0"/>
              <w:marTop w:val="0"/>
              <w:marBottom w:val="0"/>
              <w:divBdr>
                <w:top w:val="none" w:sz="0" w:space="0" w:color="auto"/>
                <w:left w:val="none" w:sz="0" w:space="0" w:color="auto"/>
                <w:bottom w:val="none" w:sz="0" w:space="0" w:color="auto"/>
                <w:right w:val="none" w:sz="0" w:space="0" w:color="auto"/>
              </w:divBdr>
            </w:div>
            <w:div w:id="357128333">
              <w:marLeft w:val="0"/>
              <w:marRight w:val="0"/>
              <w:marTop w:val="0"/>
              <w:marBottom w:val="0"/>
              <w:divBdr>
                <w:top w:val="none" w:sz="0" w:space="0" w:color="auto"/>
                <w:left w:val="none" w:sz="0" w:space="0" w:color="auto"/>
                <w:bottom w:val="none" w:sz="0" w:space="0" w:color="auto"/>
                <w:right w:val="none" w:sz="0" w:space="0" w:color="auto"/>
              </w:divBdr>
            </w:div>
            <w:div w:id="1249844588">
              <w:marLeft w:val="0"/>
              <w:marRight w:val="0"/>
              <w:marTop w:val="0"/>
              <w:marBottom w:val="0"/>
              <w:divBdr>
                <w:top w:val="none" w:sz="0" w:space="0" w:color="auto"/>
                <w:left w:val="none" w:sz="0" w:space="0" w:color="auto"/>
                <w:bottom w:val="none" w:sz="0" w:space="0" w:color="auto"/>
                <w:right w:val="none" w:sz="0" w:space="0" w:color="auto"/>
              </w:divBdr>
            </w:div>
            <w:div w:id="1371613237">
              <w:marLeft w:val="0"/>
              <w:marRight w:val="0"/>
              <w:marTop w:val="0"/>
              <w:marBottom w:val="0"/>
              <w:divBdr>
                <w:top w:val="none" w:sz="0" w:space="0" w:color="auto"/>
                <w:left w:val="none" w:sz="0" w:space="0" w:color="auto"/>
                <w:bottom w:val="none" w:sz="0" w:space="0" w:color="auto"/>
                <w:right w:val="none" w:sz="0" w:space="0" w:color="auto"/>
              </w:divBdr>
            </w:div>
            <w:div w:id="492910492">
              <w:marLeft w:val="0"/>
              <w:marRight w:val="0"/>
              <w:marTop w:val="0"/>
              <w:marBottom w:val="0"/>
              <w:divBdr>
                <w:top w:val="none" w:sz="0" w:space="0" w:color="auto"/>
                <w:left w:val="none" w:sz="0" w:space="0" w:color="auto"/>
                <w:bottom w:val="none" w:sz="0" w:space="0" w:color="auto"/>
                <w:right w:val="none" w:sz="0" w:space="0" w:color="auto"/>
              </w:divBdr>
            </w:div>
            <w:div w:id="1854371911">
              <w:marLeft w:val="0"/>
              <w:marRight w:val="0"/>
              <w:marTop w:val="0"/>
              <w:marBottom w:val="0"/>
              <w:divBdr>
                <w:top w:val="none" w:sz="0" w:space="0" w:color="auto"/>
                <w:left w:val="none" w:sz="0" w:space="0" w:color="auto"/>
                <w:bottom w:val="none" w:sz="0" w:space="0" w:color="auto"/>
                <w:right w:val="none" w:sz="0" w:space="0" w:color="auto"/>
              </w:divBdr>
            </w:div>
            <w:div w:id="1867601336">
              <w:marLeft w:val="0"/>
              <w:marRight w:val="0"/>
              <w:marTop w:val="0"/>
              <w:marBottom w:val="0"/>
              <w:divBdr>
                <w:top w:val="none" w:sz="0" w:space="0" w:color="auto"/>
                <w:left w:val="none" w:sz="0" w:space="0" w:color="auto"/>
                <w:bottom w:val="none" w:sz="0" w:space="0" w:color="auto"/>
                <w:right w:val="none" w:sz="0" w:space="0" w:color="auto"/>
              </w:divBdr>
            </w:div>
            <w:div w:id="4544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20219">
      <w:bodyDiv w:val="1"/>
      <w:marLeft w:val="0"/>
      <w:marRight w:val="0"/>
      <w:marTop w:val="0"/>
      <w:marBottom w:val="0"/>
      <w:divBdr>
        <w:top w:val="none" w:sz="0" w:space="0" w:color="auto"/>
        <w:left w:val="none" w:sz="0" w:space="0" w:color="auto"/>
        <w:bottom w:val="none" w:sz="0" w:space="0" w:color="auto"/>
        <w:right w:val="none" w:sz="0" w:space="0" w:color="auto"/>
      </w:divBdr>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260956">
      <w:bodyDiv w:val="1"/>
      <w:marLeft w:val="0"/>
      <w:marRight w:val="0"/>
      <w:marTop w:val="0"/>
      <w:marBottom w:val="0"/>
      <w:divBdr>
        <w:top w:val="none" w:sz="0" w:space="0" w:color="auto"/>
        <w:left w:val="none" w:sz="0" w:space="0" w:color="auto"/>
        <w:bottom w:val="none" w:sz="0" w:space="0" w:color="auto"/>
        <w:right w:val="none" w:sz="0" w:space="0" w:color="auto"/>
      </w:divBdr>
      <w:divsChild>
        <w:div w:id="1445032864">
          <w:marLeft w:val="480"/>
          <w:marRight w:val="0"/>
          <w:marTop w:val="0"/>
          <w:marBottom w:val="0"/>
          <w:divBdr>
            <w:top w:val="none" w:sz="0" w:space="0" w:color="auto"/>
            <w:left w:val="none" w:sz="0" w:space="0" w:color="auto"/>
            <w:bottom w:val="none" w:sz="0" w:space="0" w:color="auto"/>
            <w:right w:val="none" w:sz="0" w:space="0" w:color="auto"/>
          </w:divBdr>
          <w:divsChild>
            <w:div w:id="703750925">
              <w:marLeft w:val="0"/>
              <w:marRight w:val="0"/>
              <w:marTop w:val="0"/>
              <w:marBottom w:val="0"/>
              <w:divBdr>
                <w:top w:val="none" w:sz="0" w:space="0" w:color="auto"/>
                <w:left w:val="none" w:sz="0" w:space="0" w:color="auto"/>
                <w:bottom w:val="none" w:sz="0" w:space="0" w:color="auto"/>
                <w:right w:val="none" w:sz="0" w:space="0" w:color="auto"/>
              </w:divBdr>
            </w:div>
            <w:div w:id="399595448">
              <w:marLeft w:val="0"/>
              <w:marRight w:val="0"/>
              <w:marTop w:val="0"/>
              <w:marBottom w:val="0"/>
              <w:divBdr>
                <w:top w:val="none" w:sz="0" w:space="0" w:color="auto"/>
                <w:left w:val="none" w:sz="0" w:space="0" w:color="auto"/>
                <w:bottom w:val="none" w:sz="0" w:space="0" w:color="auto"/>
                <w:right w:val="none" w:sz="0" w:space="0" w:color="auto"/>
              </w:divBdr>
            </w:div>
            <w:div w:id="1176263656">
              <w:marLeft w:val="0"/>
              <w:marRight w:val="0"/>
              <w:marTop w:val="0"/>
              <w:marBottom w:val="0"/>
              <w:divBdr>
                <w:top w:val="none" w:sz="0" w:space="0" w:color="auto"/>
                <w:left w:val="none" w:sz="0" w:space="0" w:color="auto"/>
                <w:bottom w:val="none" w:sz="0" w:space="0" w:color="auto"/>
                <w:right w:val="none" w:sz="0" w:space="0" w:color="auto"/>
              </w:divBdr>
            </w:div>
            <w:div w:id="1707560227">
              <w:marLeft w:val="0"/>
              <w:marRight w:val="0"/>
              <w:marTop w:val="0"/>
              <w:marBottom w:val="0"/>
              <w:divBdr>
                <w:top w:val="none" w:sz="0" w:space="0" w:color="auto"/>
                <w:left w:val="none" w:sz="0" w:space="0" w:color="auto"/>
                <w:bottom w:val="none" w:sz="0" w:space="0" w:color="auto"/>
                <w:right w:val="none" w:sz="0" w:space="0" w:color="auto"/>
              </w:divBdr>
            </w:div>
            <w:div w:id="1509130089">
              <w:marLeft w:val="0"/>
              <w:marRight w:val="0"/>
              <w:marTop w:val="0"/>
              <w:marBottom w:val="0"/>
              <w:divBdr>
                <w:top w:val="none" w:sz="0" w:space="0" w:color="auto"/>
                <w:left w:val="none" w:sz="0" w:space="0" w:color="auto"/>
                <w:bottom w:val="none" w:sz="0" w:space="0" w:color="auto"/>
                <w:right w:val="none" w:sz="0" w:space="0" w:color="auto"/>
              </w:divBdr>
            </w:div>
            <w:div w:id="120880037">
              <w:marLeft w:val="0"/>
              <w:marRight w:val="0"/>
              <w:marTop w:val="0"/>
              <w:marBottom w:val="0"/>
              <w:divBdr>
                <w:top w:val="none" w:sz="0" w:space="0" w:color="auto"/>
                <w:left w:val="none" w:sz="0" w:space="0" w:color="auto"/>
                <w:bottom w:val="none" w:sz="0" w:space="0" w:color="auto"/>
                <w:right w:val="none" w:sz="0" w:space="0" w:color="auto"/>
              </w:divBdr>
            </w:div>
            <w:div w:id="592859423">
              <w:marLeft w:val="0"/>
              <w:marRight w:val="0"/>
              <w:marTop w:val="0"/>
              <w:marBottom w:val="0"/>
              <w:divBdr>
                <w:top w:val="none" w:sz="0" w:space="0" w:color="auto"/>
                <w:left w:val="none" w:sz="0" w:space="0" w:color="auto"/>
                <w:bottom w:val="none" w:sz="0" w:space="0" w:color="auto"/>
                <w:right w:val="none" w:sz="0" w:space="0" w:color="auto"/>
              </w:divBdr>
            </w:div>
            <w:div w:id="985083251">
              <w:marLeft w:val="0"/>
              <w:marRight w:val="0"/>
              <w:marTop w:val="0"/>
              <w:marBottom w:val="0"/>
              <w:divBdr>
                <w:top w:val="none" w:sz="0" w:space="0" w:color="auto"/>
                <w:left w:val="none" w:sz="0" w:space="0" w:color="auto"/>
                <w:bottom w:val="none" w:sz="0" w:space="0" w:color="auto"/>
                <w:right w:val="none" w:sz="0" w:space="0" w:color="auto"/>
              </w:divBdr>
            </w:div>
            <w:div w:id="771364074">
              <w:marLeft w:val="0"/>
              <w:marRight w:val="0"/>
              <w:marTop w:val="0"/>
              <w:marBottom w:val="0"/>
              <w:divBdr>
                <w:top w:val="none" w:sz="0" w:space="0" w:color="auto"/>
                <w:left w:val="none" w:sz="0" w:space="0" w:color="auto"/>
                <w:bottom w:val="none" w:sz="0" w:space="0" w:color="auto"/>
                <w:right w:val="none" w:sz="0" w:space="0" w:color="auto"/>
              </w:divBdr>
            </w:div>
            <w:div w:id="1698579727">
              <w:marLeft w:val="0"/>
              <w:marRight w:val="0"/>
              <w:marTop w:val="0"/>
              <w:marBottom w:val="0"/>
              <w:divBdr>
                <w:top w:val="none" w:sz="0" w:space="0" w:color="auto"/>
                <w:left w:val="none" w:sz="0" w:space="0" w:color="auto"/>
                <w:bottom w:val="none" w:sz="0" w:space="0" w:color="auto"/>
                <w:right w:val="none" w:sz="0" w:space="0" w:color="auto"/>
              </w:divBdr>
            </w:div>
            <w:div w:id="2078624865">
              <w:marLeft w:val="0"/>
              <w:marRight w:val="0"/>
              <w:marTop w:val="0"/>
              <w:marBottom w:val="0"/>
              <w:divBdr>
                <w:top w:val="none" w:sz="0" w:space="0" w:color="auto"/>
                <w:left w:val="none" w:sz="0" w:space="0" w:color="auto"/>
                <w:bottom w:val="none" w:sz="0" w:space="0" w:color="auto"/>
                <w:right w:val="none" w:sz="0" w:space="0" w:color="auto"/>
              </w:divBdr>
            </w:div>
            <w:div w:id="933635238">
              <w:marLeft w:val="0"/>
              <w:marRight w:val="0"/>
              <w:marTop w:val="0"/>
              <w:marBottom w:val="0"/>
              <w:divBdr>
                <w:top w:val="none" w:sz="0" w:space="0" w:color="auto"/>
                <w:left w:val="none" w:sz="0" w:space="0" w:color="auto"/>
                <w:bottom w:val="none" w:sz="0" w:space="0" w:color="auto"/>
                <w:right w:val="none" w:sz="0" w:space="0" w:color="auto"/>
              </w:divBdr>
            </w:div>
            <w:div w:id="2039353136">
              <w:marLeft w:val="0"/>
              <w:marRight w:val="0"/>
              <w:marTop w:val="0"/>
              <w:marBottom w:val="0"/>
              <w:divBdr>
                <w:top w:val="none" w:sz="0" w:space="0" w:color="auto"/>
                <w:left w:val="none" w:sz="0" w:space="0" w:color="auto"/>
                <w:bottom w:val="none" w:sz="0" w:space="0" w:color="auto"/>
                <w:right w:val="none" w:sz="0" w:space="0" w:color="auto"/>
              </w:divBdr>
            </w:div>
            <w:div w:id="835656755">
              <w:marLeft w:val="0"/>
              <w:marRight w:val="0"/>
              <w:marTop w:val="0"/>
              <w:marBottom w:val="0"/>
              <w:divBdr>
                <w:top w:val="none" w:sz="0" w:space="0" w:color="auto"/>
                <w:left w:val="none" w:sz="0" w:space="0" w:color="auto"/>
                <w:bottom w:val="none" w:sz="0" w:space="0" w:color="auto"/>
                <w:right w:val="none" w:sz="0" w:space="0" w:color="auto"/>
              </w:divBdr>
            </w:div>
            <w:div w:id="1441991593">
              <w:marLeft w:val="0"/>
              <w:marRight w:val="0"/>
              <w:marTop w:val="0"/>
              <w:marBottom w:val="0"/>
              <w:divBdr>
                <w:top w:val="none" w:sz="0" w:space="0" w:color="auto"/>
                <w:left w:val="none" w:sz="0" w:space="0" w:color="auto"/>
                <w:bottom w:val="none" w:sz="0" w:space="0" w:color="auto"/>
                <w:right w:val="none" w:sz="0" w:space="0" w:color="auto"/>
              </w:divBdr>
            </w:div>
            <w:div w:id="1848592124">
              <w:marLeft w:val="0"/>
              <w:marRight w:val="0"/>
              <w:marTop w:val="0"/>
              <w:marBottom w:val="0"/>
              <w:divBdr>
                <w:top w:val="none" w:sz="0" w:space="0" w:color="auto"/>
                <w:left w:val="none" w:sz="0" w:space="0" w:color="auto"/>
                <w:bottom w:val="none" w:sz="0" w:space="0" w:color="auto"/>
                <w:right w:val="none" w:sz="0" w:space="0" w:color="auto"/>
              </w:divBdr>
            </w:div>
            <w:div w:id="1588491037">
              <w:marLeft w:val="0"/>
              <w:marRight w:val="0"/>
              <w:marTop w:val="0"/>
              <w:marBottom w:val="0"/>
              <w:divBdr>
                <w:top w:val="none" w:sz="0" w:space="0" w:color="auto"/>
                <w:left w:val="none" w:sz="0" w:space="0" w:color="auto"/>
                <w:bottom w:val="none" w:sz="0" w:space="0" w:color="auto"/>
                <w:right w:val="none" w:sz="0" w:space="0" w:color="auto"/>
              </w:divBdr>
            </w:div>
            <w:div w:id="1042436863">
              <w:marLeft w:val="0"/>
              <w:marRight w:val="0"/>
              <w:marTop w:val="0"/>
              <w:marBottom w:val="0"/>
              <w:divBdr>
                <w:top w:val="none" w:sz="0" w:space="0" w:color="auto"/>
                <w:left w:val="none" w:sz="0" w:space="0" w:color="auto"/>
                <w:bottom w:val="none" w:sz="0" w:space="0" w:color="auto"/>
                <w:right w:val="none" w:sz="0" w:space="0" w:color="auto"/>
              </w:divBdr>
            </w:div>
            <w:div w:id="791362821">
              <w:marLeft w:val="0"/>
              <w:marRight w:val="0"/>
              <w:marTop w:val="0"/>
              <w:marBottom w:val="0"/>
              <w:divBdr>
                <w:top w:val="none" w:sz="0" w:space="0" w:color="auto"/>
                <w:left w:val="none" w:sz="0" w:space="0" w:color="auto"/>
                <w:bottom w:val="none" w:sz="0" w:space="0" w:color="auto"/>
                <w:right w:val="none" w:sz="0" w:space="0" w:color="auto"/>
              </w:divBdr>
            </w:div>
            <w:div w:id="147790582">
              <w:marLeft w:val="0"/>
              <w:marRight w:val="0"/>
              <w:marTop w:val="0"/>
              <w:marBottom w:val="0"/>
              <w:divBdr>
                <w:top w:val="none" w:sz="0" w:space="0" w:color="auto"/>
                <w:left w:val="none" w:sz="0" w:space="0" w:color="auto"/>
                <w:bottom w:val="none" w:sz="0" w:space="0" w:color="auto"/>
                <w:right w:val="none" w:sz="0" w:space="0" w:color="auto"/>
              </w:divBdr>
            </w:div>
            <w:div w:id="1471287366">
              <w:marLeft w:val="0"/>
              <w:marRight w:val="0"/>
              <w:marTop w:val="0"/>
              <w:marBottom w:val="0"/>
              <w:divBdr>
                <w:top w:val="none" w:sz="0" w:space="0" w:color="auto"/>
                <w:left w:val="none" w:sz="0" w:space="0" w:color="auto"/>
                <w:bottom w:val="none" w:sz="0" w:space="0" w:color="auto"/>
                <w:right w:val="none" w:sz="0" w:space="0" w:color="auto"/>
              </w:divBdr>
            </w:div>
            <w:div w:id="1195384046">
              <w:marLeft w:val="0"/>
              <w:marRight w:val="0"/>
              <w:marTop w:val="0"/>
              <w:marBottom w:val="0"/>
              <w:divBdr>
                <w:top w:val="none" w:sz="0" w:space="0" w:color="auto"/>
                <w:left w:val="none" w:sz="0" w:space="0" w:color="auto"/>
                <w:bottom w:val="none" w:sz="0" w:space="0" w:color="auto"/>
                <w:right w:val="none" w:sz="0" w:space="0" w:color="auto"/>
              </w:divBdr>
            </w:div>
            <w:div w:id="1812360255">
              <w:marLeft w:val="0"/>
              <w:marRight w:val="0"/>
              <w:marTop w:val="0"/>
              <w:marBottom w:val="0"/>
              <w:divBdr>
                <w:top w:val="none" w:sz="0" w:space="0" w:color="auto"/>
                <w:left w:val="none" w:sz="0" w:space="0" w:color="auto"/>
                <w:bottom w:val="none" w:sz="0" w:space="0" w:color="auto"/>
                <w:right w:val="none" w:sz="0" w:space="0" w:color="auto"/>
              </w:divBdr>
            </w:div>
            <w:div w:id="1139958911">
              <w:marLeft w:val="0"/>
              <w:marRight w:val="0"/>
              <w:marTop w:val="0"/>
              <w:marBottom w:val="0"/>
              <w:divBdr>
                <w:top w:val="none" w:sz="0" w:space="0" w:color="auto"/>
                <w:left w:val="none" w:sz="0" w:space="0" w:color="auto"/>
                <w:bottom w:val="none" w:sz="0" w:space="0" w:color="auto"/>
                <w:right w:val="none" w:sz="0" w:space="0" w:color="auto"/>
              </w:divBdr>
            </w:div>
            <w:div w:id="165480100">
              <w:marLeft w:val="0"/>
              <w:marRight w:val="0"/>
              <w:marTop w:val="0"/>
              <w:marBottom w:val="0"/>
              <w:divBdr>
                <w:top w:val="none" w:sz="0" w:space="0" w:color="auto"/>
                <w:left w:val="none" w:sz="0" w:space="0" w:color="auto"/>
                <w:bottom w:val="none" w:sz="0" w:space="0" w:color="auto"/>
                <w:right w:val="none" w:sz="0" w:space="0" w:color="auto"/>
              </w:divBdr>
            </w:div>
            <w:div w:id="1155419117">
              <w:marLeft w:val="0"/>
              <w:marRight w:val="0"/>
              <w:marTop w:val="0"/>
              <w:marBottom w:val="0"/>
              <w:divBdr>
                <w:top w:val="none" w:sz="0" w:space="0" w:color="auto"/>
                <w:left w:val="none" w:sz="0" w:space="0" w:color="auto"/>
                <w:bottom w:val="none" w:sz="0" w:space="0" w:color="auto"/>
                <w:right w:val="none" w:sz="0" w:space="0" w:color="auto"/>
              </w:divBdr>
            </w:div>
            <w:div w:id="1700277854">
              <w:marLeft w:val="0"/>
              <w:marRight w:val="0"/>
              <w:marTop w:val="0"/>
              <w:marBottom w:val="0"/>
              <w:divBdr>
                <w:top w:val="none" w:sz="0" w:space="0" w:color="auto"/>
                <w:left w:val="none" w:sz="0" w:space="0" w:color="auto"/>
                <w:bottom w:val="none" w:sz="0" w:space="0" w:color="auto"/>
                <w:right w:val="none" w:sz="0" w:space="0" w:color="auto"/>
              </w:divBdr>
            </w:div>
            <w:div w:id="1531382049">
              <w:marLeft w:val="0"/>
              <w:marRight w:val="0"/>
              <w:marTop w:val="0"/>
              <w:marBottom w:val="0"/>
              <w:divBdr>
                <w:top w:val="none" w:sz="0" w:space="0" w:color="auto"/>
                <w:left w:val="none" w:sz="0" w:space="0" w:color="auto"/>
                <w:bottom w:val="none" w:sz="0" w:space="0" w:color="auto"/>
                <w:right w:val="none" w:sz="0" w:space="0" w:color="auto"/>
              </w:divBdr>
            </w:div>
            <w:div w:id="1413821129">
              <w:marLeft w:val="0"/>
              <w:marRight w:val="0"/>
              <w:marTop w:val="0"/>
              <w:marBottom w:val="0"/>
              <w:divBdr>
                <w:top w:val="none" w:sz="0" w:space="0" w:color="auto"/>
                <w:left w:val="none" w:sz="0" w:space="0" w:color="auto"/>
                <w:bottom w:val="none" w:sz="0" w:space="0" w:color="auto"/>
                <w:right w:val="none" w:sz="0" w:space="0" w:color="auto"/>
              </w:divBdr>
            </w:div>
            <w:div w:id="1334607054">
              <w:marLeft w:val="0"/>
              <w:marRight w:val="0"/>
              <w:marTop w:val="0"/>
              <w:marBottom w:val="0"/>
              <w:divBdr>
                <w:top w:val="none" w:sz="0" w:space="0" w:color="auto"/>
                <w:left w:val="none" w:sz="0" w:space="0" w:color="auto"/>
                <w:bottom w:val="none" w:sz="0" w:space="0" w:color="auto"/>
                <w:right w:val="none" w:sz="0" w:space="0" w:color="auto"/>
              </w:divBdr>
            </w:div>
            <w:div w:id="441386039">
              <w:marLeft w:val="0"/>
              <w:marRight w:val="0"/>
              <w:marTop w:val="0"/>
              <w:marBottom w:val="0"/>
              <w:divBdr>
                <w:top w:val="none" w:sz="0" w:space="0" w:color="auto"/>
                <w:left w:val="none" w:sz="0" w:space="0" w:color="auto"/>
                <w:bottom w:val="none" w:sz="0" w:space="0" w:color="auto"/>
                <w:right w:val="none" w:sz="0" w:space="0" w:color="auto"/>
              </w:divBdr>
            </w:div>
            <w:div w:id="825392621">
              <w:marLeft w:val="0"/>
              <w:marRight w:val="0"/>
              <w:marTop w:val="0"/>
              <w:marBottom w:val="0"/>
              <w:divBdr>
                <w:top w:val="none" w:sz="0" w:space="0" w:color="auto"/>
                <w:left w:val="none" w:sz="0" w:space="0" w:color="auto"/>
                <w:bottom w:val="none" w:sz="0" w:space="0" w:color="auto"/>
                <w:right w:val="none" w:sz="0" w:space="0" w:color="auto"/>
              </w:divBdr>
            </w:div>
            <w:div w:id="209851353">
              <w:marLeft w:val="0"/>
              <w:marRight w:val="0"/>
              <w:marTop w:val="0"/>
              <w:marBottom w:val="0"/>
              <w:divBdr>
                <w:top w:val="none" w:sz="0" w:space="0" w:color="auto"/>
                <w:left w:val="none" w:sz="0" w:space="0" w:color="auto"/>
                <w:bottom w:val="none" w:sz="0" w:space="0" w:color="auto"/>
                <w:right w:val="none" w:sz="0" w:space="0" w:color="auto"/>
              </w:divBdr>
            </w:div>
            <w:div w:id="2112779267">
              <w:marLeft w:val="0"/>
              <w:marRight w:val="0"/>
              <w:marTop w:val="0"/>
              <w:marBottom w:val="0"/>
              <w:divBdr>
                <w:top w:val="none" w:sz="0" w:space="0" w:color="auto"/>
                <w:left w:val="none" w:sz="0" w:space="0" w:color="auto"/>
                <w:bottom w:val="none" w:sz="0" w:space="0" w:color="auto"/>
                <w:right w:val="none" w:sz="0" w:space="0" w:color="auto"/>
              </w:divBdr>
            </w:div>
            <w:div w:id="900561558">
              <w:marLeft w:val="0"/>
              <w:marRight w:val="0"/>
              <w:marTop w:val="0"/>
              <w:marBottom w:val="0"/>
              <w:divBdr>
                <w:top w:val="none" w:sz="0" w:space="0" w:color="auto"/>
                <w:left w:val="none" w:sz="0" w:space="0" w:color="auto"/>
                <w:bottom w:val="none" w:sz="0" w:space="0" w:color="auto"/>
                <w:right w:val="none" w:sz="0" w:space="0" w:color="auto"/>
              </w:divBdr>
            </w:div>
            <w:div w:id="2124421888">
              <w:marLeft w:val="0"/>
              <w:marRight w:val="0"/>
              <w:marTop w:val="0"/>
              <w:marBottom w:val="0"/>
              <w:divBdr>
                <w:top w:val="none" w:sz="0" w:space="0" w:color="auto"/>
                <w:left w:val="none" w:sz="0" w:space="0" w:color="auto"/>
                <w:bottom w:val="none" w:sz="0" w:space="0" w:color="auto"/>
                <w:right w:val="none" w:sz="0" w:space="0" w:color="auto"/>
              </w:divBdr>
            </w:div>
            <w:div w:id="1914317881">
              <w:marLeft w:val="0"/>
              <w:marRight w:val="0"/>
              <w:marTop w:val="0"/>
              <w:marBottom w:val="0"/>
              <w:divBdr>
                <w:top w:val="none" w:sz="0" w:space="0" w:color="auto"/>
                <w:left w:val="none" w:sz="0" w:space="0" w:color="auto"/>
                <w:bottom w:val="none" w:sz="0" w:space="0" w:color="auto"/>
                <w:right w:val="none" w:sz="0" w:space="0" w:color="auto"/>
              </w:divBdr>
            </w:div>
            <w:div w:id="166988804">
              <w:marLeft w:val="0"/>
              <w:marRight w:val="0"/>
              <w:marTop w:val="0"/>
              <w:marBottom w:val="0"/>
              <w:divBdr>
                <w:top w:val="none" w:sz="0" w:space="0" w:color="auto"/>
                <w:left w:val="none" w:sz="0" w:space="0" w:color="auto"/>
                <w:bottom w:val="none" w:sz="0" w:space="0" w:color="auto"/>
                <w:right w:val="none" w:sz="0" w:space="0" w:color="auto"/>
              </w:divBdr>
            </w:div>
            <w:div w:id="184454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microsoft.com/office/2018/08/relationships/commentsExtensible" Target="commentsExtensible.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microsoft.com/office/2016/09/relationships/commentsIds" Target="commentsIds.xm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image" Target="media/image2.tiff"/><Relationship Id="rId10" Type="http://schemas.openxmlformats.org/officeDocument/2006/relationships/comments" Target="comments.xml"/><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 Id="rId14"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2026</TotalTime>
  <Pages>20</Pages>
  <Words>10187</Words>
  <Characters>58068</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1586</cp:revision>
  <dcterms:created xsi:type="dcterms:W3CDTF">2021-06-14T18:06:00Z</dcterms:created>
  <dcterms:modified xsi:type="dcterms:W3CDTF">2021-08-19T17:46:00Z</dcterms:modified>
</cp:coreProperties>
</file>