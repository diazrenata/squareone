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C836D30"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proofErr w:type="spellStart"/>
        <w:r>
          <w:rPr>
            <w:i/>
            <w:iCs/>
          </w:rPr>
          <w:t>E</w:t>
        </w:r>
        <w:r>
          <w:rPr>
            <w:i/>
            <w:iCs/>
            <w:vertAlign w:val="subscript"/>
          </w:rPr>
          <w:t>tot</w:t>
        </w:r>
        <w:proofErr w:type="spellEnd"/>
        <w:r>
          <w:t xml:space="preserve">) of a community reflects the total amount of resources being taken up by that </w:t>
        </w:r>
        <w:proofErr w:type="gramStart"/>
        <w:r>
          <w:t>assemblage, and</w:t>
        </w:r>
        <w:proofErr w:type="gramEnd"/>
        <w:r>
          <w:t xml:space="preserve"> is an important metric of community function</w:t>
        </w:r>
      </w:ins>
      <w:ins w:id="6" w:author="Renata M. Diaz" w:date="2021-08-14T17:15:00Z">
        <w:r w:rsidR="00217240">
          <w:t xml:space="preserve"> (Ernest et al. 2008; White et al. 2004; non-</w:t>
        </w:r>
        <w:proofErr w:type="spellStart"/>
        <w:r w:rsidR="00217240">
          <w:t>weec</w:t>
        </w:r>
        <w:proofErr w:type="spellEnd"/>
        <w:r w:rsidR="00217240">
          <w:t xml:space="preserve"> refs)</w:t>
        </w:r>
      </w:ins>
      <w:ins w:id="7" w:author="Renata M. Diaz" w:date="2021-08-14T17:01:00Z">
        <w:r>
          <w:t xml:space="preserve">. The extent to which </w:t>
        </w:r>
        <w:proofErr w:type="spellStart"/>
        <w:r>
          <w:rPr>
            <w:i/>
            <w:iCs/>
          </w:rPr>
          <w:t>E</w:t>
        </w:r>
      </w:ins>
      <w:ins w:id="8" w:author="Renata M. Diaz" w:date="2021-08-14T17:02:00Z">
        <w:r>
          <w:rPr>
            <w:i/>
            <w:iCs/>
            <w:vertAlign w:val="subscript"/>
          </w:rPr>
          <w:t>tot</w:t>
        </w:r>
        <w:proofErr w:type="spellEnd"/>
        <w:r>
          <w:rPr>
            <w:i/>
            <w:iCs/>
            <w:vertAlign w:val="subscript"/>
          </w:rPr>
          <w:t xml:space="preserve"> </w:t>
        </w:r>
        <w:r>
          <w:t xml:space="preserve">is robust to changing species composition, and specifically declines </w:t>
        </w:r>
      </w:ins>
      <w:ins w:id="9" w:author="Renata M. Diaz" w:date="2021-08-14T17:03:00Z">
        <w:r>
          <w:t xml:space="preserve">or losses of </w:t>
        </w:r>
        <w:proofErr w:type="gramStart"/>
        <w:r>
          <w:t>particular species</w:t>
        </w:r>
      </w:ins>
      <w:proofErr w:type="gramEnd"/>
      <w:ins w:id="10" w:author="Renata M. Diaz" w:date="2021-08-14T17:02:00Z">
        <w:r>
          <w:t>, depends on both the proportion of</w:t>
        </w:r>
      </w:ins>
      <w:ins w:id="11" w:author="Renata M. Diaz" w:date="2021-08-14T17:03:00Z">
        <w:r>
          <w:t xml:space="preserve"> </w:t>
        </w:r>
        <w:proofErr w:type="spellStart"/>
        <w:r>
          <w:rPr>
            <w:i/>
            <w:iCs/>
          </w:rPr>
          <w:t>E</w:t>
        </w:r>
        <w:r>
          <w:rPr>
            <w:i/>
            <w:iCs/>
            <w:vertAlign w:val="subscript"/>
          </w:rPr>
          <w:t>tot</w:t>
        </w:r>
      </w:ins>
      <w:proofErr w:type="spellEnd"/>
      <w:ins w:id="12" w:author="Renata M. Diaz" w:date="2021-08-14T17:01:00Z">
        <w:r>
          <w:t xml:space="preserve"> </w:t>
        </w:r>
      </w:ins>
      <w:ins w:id="13" w:author="Renata M. Diaz" w:date="2021-08-14T17:03:00Z">
        <w:r>
          <w:t xml:space="preserve">accounted for by the species that are lost, and on the </w:t>
        </w:r>
      </w:ins>
      <w:ins w:id="14" w:author="Renata M. Diaz" w:date="2021-08-14T17:04:00Z">
        <w:r>
          <w:t>proportion of that l</w:t>
        </w:r>
      </w:ins>
      <w:ins w:id="15" w:author="Renata M. Diaz" w:date="2021-08-14T17:05:00Z">
        <w:r>
          <w:t xml:space="preserve">ost energy that is </w:t>
        </w:r>
      </w:ins>
      <w:ins w:id="16" w:author="Renata M. Diaz" w:date="2021-08-14T17:56:00Z">
        <w:r w:rsidR="000C78D1">
          <w:t xml:space="preserve">offset </w:t>
        </w:r>
      </w:ins>
      <w:ins w:id="17" w:author="Renata M. Diaz" w:date="2021-08-14T17:57:00Z">
        <w:r w:rsidR="000C78D1">
          <w:t xml:space="preserve">through compensation. </w:t>
        </w:r>
      </w:ins>
      <w:ins w:id="18" w:author="Renata M. Diaz" w:date="2021-08-15T09:10:00Z">
        <w:r w:rsidR="00FF00DF">
          <w:t xml:space="preserve">Species loss affects </w:t>
        </w:r>
        <w:proofErr w:type="spellStart"/>
        <w:r w:rsidR="00FF00DF">
          <w:rPr>
            <w:i/>
            <w:iCs/>
          </w:rPr>
          <w:t>Etot</w:t>
        </w:r>
        <w:proofErr w:type="spellEnd"/>
        <w:r w:rsidR="00FF00DF">
          <w:rPr>
            <w:i/>
            <w:iCs/>
          </w:rPr>
          <w:t xml:space="preserve"> </w:t>
        </w:r>
        <w:r w:rsidR="00FF00DF">
          <w:t xml:space="preserve">directly through the loss of </w:t>
        </w:r>
      </w:ins>
      <w:ins w:id="19" w:author="Renata M. Diaz" w:date="2021-08-15T09:11:00Z">
        <w:r w:rsidR="00FF00DF">
          <w:t xml:space="preserve">the energy use accounted for by the species that are lost. However, </w:t>
        </w:r>
      </w:ins>
      <w:del w:id="2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2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22" w:author="Renata M. Diaz" w:date="2021-08-14T17:39:00Z">
        <w:r w:rsidR="00B7712D" w:rsidDel="009617F6">
          <w:delText xml:space="preserve">. </w:delText>
        </w:r>
      </w:del>
      <w:ins w:id="23" w:author="Renata M. Diaz" w:date="2021-08-15T09:11:00Z">
        <w:r w:rsidR="00FF00DF">
          <w:t>i</w:t>
        </w:r>
      </w:ins>
      <w:ins w:id="24" w:author="Renata M. Diaz" w:date="2021-08-14T17:52:00Z">
        <w:r w:rsidR="001E370A">
          <w:t xml:space="preserve">f the remaining species in a community are similar to the species that are lost – in terms of both their resource use traits and their broader environmental tolerances – the remaining species may be able to exploit </w:t>
        </w:r>
      </w:ins>
      <w:ins w:id="25" w:author="Renata M. Diaz" w:date="2021-08-14T17:56:00Z">
        <w:r w:rsidR="000C78D1">
          <w:t xml:space="preserve">a large proportion of </w:t>
        </w:r>
      </w:ins>
      <w:ins w:id="26" w:author="Renata M. Diaz" w:date="2021-08-14T17:52:00Z">
        <w:r w:rsidR="001E370A">
          <w:t xml:space="preserve">the resources </w:t>
        </w:r>
      </w:ins>
      <w:ins w:id="27" w:author="Renata M. Diaz" w:date="2021-08-15T09:12:00Z">
        <w:r w:rsidR="00FF00DF">
          <w:t xml:space="preserve">originally used by the species that were lost </w:t>
        </w:r>
      </w:ins>
      <w:ins w:id="28" w:author="Renata M. Diaz" w:date="2021-08-15T09:11:00Z">
        <w:r w:rsidR="00FF00DF">
          <w:t xml:space="preserve">and offset the decline in </w:t>
        </w:r>
        <w:proofErr w:type="spellStart"/>
        <w:r w:rsidR="00FF00DF">
          <w:rPr>
            <w:i/>
            <w:iCs/>
          </w:rPr>
          <w:t>Etot</w:t>
        </w:r>
        <w:proofErr w:type="spellEnd"/>
        <w:r w:rsidR="00FF00DF">
          <w:rPr>
            <w:i/>
            <w:iCs/>
          </w:rPr>
          <w:t xml:space="preserve"> </w:t>
        </w:r>
        <w:r w:rsidR="00FF00DF">
          <w:t>d</w:t>
        </w:r>
      </w:ins>
      <w:ins w:id="29" w:author="Renata M. Diaz" w:date="2021-08-15T09:12:00Z">
        <w:r w:rsidR="00FF00DF">
          <w:t>irectly caused by species loss</w:t>
        </w:r>
      </w:ins>
      <w:ins w:id="30" w:author="Renata M. Diaz" w:date="2021-08-15T09:13:00Z">
        <w:r w:rsidR="00FF00DF">
          <w:t>. This phenomenon is</w:t>
        </w:r>
      </w:ins>
      <w:ins w:id="31" w:author="Renata M. Diaz" w:date="2021-08-15T09:09:00Z">
        <w:r w:rsidR="00534C77">
          <w:t xml:space="preserve"> known as energetic compensation</w:t>
        </w:r>
      </w:ins>
      <w:ins w:id="32" w:author="Renata M. Diaz" w:date="2021-08-14T17:15:00Z">
        <w:r w:rsidR="00217240">
          <w:t xml:space="preserve"> (</w:t>
        </w:r>
      </w:ins>
      <w:ins w:id="33" w:author="Renata M. Diaz" w:date="2021-08-14T17:32:00Z">
        <w:r w:rsidR="00507A51">
          <w:t>Ernest a</w:t>
        </w:r>
      </w:ins>
      <w:ins w:id="34" w:author="Renata M. Diaz" w:date="2021-08-14T17:33:00Z">
        <w:r w:rsidR="00507A51">
          <w:t xml:space="preserve">nd Brown 2001; </w:t>
        </w:r>
      </w:ins>
      <w:proofErr w:type="spellStart"/>
      <w:ins w:id="35" w:author="Renata M. Diaz" w:date="2021-08-14T17:15:00Z">
        <w:r w:rsidR="00217240">
          <w:t>Kelt</w:t>
        </w:r>
        <w:proofErr w:type="spellEnd"/>
        <w:r w:rsidR="00217240">
          <w:t xml:space="preserve"> 2015)</w:t>
        </w:r>
      </w:ins>
      <w:ins w:id="36" w:author="Renata M. Diaz" w:date="2021-08-14T17:14:00Z">
        <w:r w:rsidR="00217240">
          <w:t>.</w:t>
        </w:r>
      </w:ins>
      <w:del w:id="37"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38" w:author="Renata M. Diaz" w:date="2021-08-14T17:16:00Z">
        <w:r w:rsidR="00604AED" w:rsidDel="00217240">
          <w:delText xml:space="preserve">absorbed </w:delText>
        </w:r>
      </w:del>
      <w:del w:id="39"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40" w:author="Renata M. Diaz" w:date="2021-08-14T17:32:00Z">
        <w:r w:rsidR="00884E0D" w:rsidDel="00507A51">
          <w:delText xml:space="preserve"> </w:delText>
        </w:r>
      </w:del>
      <w:ins w:id="41" w:author="Renata M. Diaz" w:date="2021-08-14T17:33:00Z">
        <w:r w:rsidR="009617F6">
          <w:t xml:space="preserve"> </w:t>
        </w:r>
      </w:ins>
      <w:del w:id="42" w:author="Renata M. Diaz" w:date="2021-08-14T17:12:00Z">
        <w:r w:rsidR="00884E0D" w:rsidDel="00217240">
          <w:delText>By</w:delText>
        </w:r>
        <w:r w:rsidR="00604AED" w:rsidDel="00217240">
          <w:delText xml:space="preserve"> definition</w:delText>
        </w:r>
        <w:r w:rsidR="00884E0D" w:rsidDel="00217240">
          <w:delText xml:space="preserve">, </w:delText>
        </w:r>
      </w:del>
      <w:del w:id="43" w:author="Renata M. Diaz" w:date="2021-08-14T17:16:00Z">
        <w:r w:rsidR="00884E0D" w:rsidDel="00217240">
          <w:delText xml:space="preserve">energetic compensation </w:delText>
        </w:r>
      </w:del>
      <w:del w:id="44" w:author="Renata M. Diaz" w:date="2021-08-14T17:12:00Z">
        <w:r w:rsidR="00884E0D" w:rsidDel="00217240">
          <w:delText>also</w:delText>
        </w:r>
        <w:r w:rsidR="00604AED" w:rsidDel="00217240">
          <w:delText xml:space="preserve"> </w:delText>
        </w:r>
      </w:del>
      <w:del w:id="45" w:author="Renata M. Diaz" w:date="2021-08-14T17:16:00Z">
        <w:r w:rsidR="00604AED" w:rsidDel="00217240">
          <w:delText xml:space="preserve">renders </w:delText>
        </w:r>
      </w:del>
      <w:del w:id="46" w:author="Renata M. Diaz" w:date="2021-08-14T17:12:00Z">
        <w:r w:rsidR="00604AED" w:rsidRPr="00217240" w:rsidDel="00217240">
          <w:rPr>
            <w:i/>
            <w:iCs/>
            <w:rPrChange w:id="47" w:author="Renata M. Diaz" w:date="2021-08-14T17:12:00Z">
              <w:rPr/>
            </w:rPrChange>
          </w:rPr>
          <w:delText>community-level energy use</w:delText>
        </w:r>
      </w:del>
      <w:del w:id="48"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49" w:author="Renata M. Diaz" w:date="2021-08-14T17:40:00Z"/>
        </w:rPr>
      </w:pPr>
      <w:ins w:id="50"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proofErr w:type="gramStart"/>
      <w:ins w:id="51" w:author="Renata M. Diaz" w:date="2021-08-14T17:54:00Z">
        <w:r w:rsidR="00063544">
          <w:t xml:space="preserve">By definition, </w:t>
        </w:r>
      </w:ins>
      <w:ins w:id="52" w:author="Renata M. Diaz" w:date="2021-08-14T17:57:00Z">
        <w:r w:rsidR="00061464">
          <w:t>strong</w:t>
        </w:r>
        <w:proofErr w:type="gramEnd"/>
        <w:r w:rsidR="00061464">
          <w:t xml:space="preserve"> </w:t>
        </w:r>
      </w:ins>
      <w:ins w:id="53"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58D6BC53" w:rsidR="002E0C35" w:rsidRPr="00973B60" w:rsidRDefault="00A73F3C" w:rsidP="00973B60">
      <w:pPr>
        <w:ind w:firstLine="720"/>
        <w:rPr>
          <w:iCs/>
        </w:rPr>
      </w:pPr>
      <w:ins w:id="54" w:author="Renata M. Diaz" w:date="2021-08-14T17:31:00Z">
        <w:r>
          <w:rPr>
            <w:iCs/>
          </w:rPr>
          <w:lastRenderedPageBreak/>
          <w:t>Changing</w:t>
        </w:r>
      </w:ins>
      <w:ins w:id="55" w:author="Renata M. Diaz" w:date="2021-08-14T17:24:00Z">
        <w:r>
          <w:rPr>
            <w:iCs/>
          </w:rPr>
          <w:t xml:space="preserve"> conditions over time may </w:t>
        </w:r>
      </w:ins>
      <w:ins w:id="56" w:author="Renata M. Diaz" w:date="2021-08-14T17:43:00Z">
        <w:r w:rsidR="00973B60">
          <w:rPr>
            <w:iCs/>
          </w:rPr>
          <w:t>alter</w:t>
        </w:r>
      </w:ins>
      <w:ins w:id="57" w:author="Renata M. Diaz" w:date="2021-08-14T17:24:00Z">
        <w:r>
          <w:rPr>
            <w:iCs/>
          </w:rPr>
          <w:t xml:space="preserve"> the</w:t>
        </w:r>
      </w:ins>
      <w:ins w:id="58" w:author="Renata M. Diaz" w:date="2021-08-14T17:22:00Z">
        <w:r>
          <w:rPr>
            <w:iCs/>
          </w:rPr>
          <w:t xml:space="preserve"> sensitivity of</w:t>
        </w:r>
      </w:ins>
      <w:ins w:id="59" w:author="Renata M. Diaz" w:date="2021-08-14T17:35:00Z">
        <w:r w:rsidR="009617F6">
          <w:rPr>
            <w:iCs/>
          </w:rPr>
          <w:t xml:space="preserve"> a community’s</w:t>
        </w:r>
      </w:ins>
      <w:ins w:id="60" w:author="Renata M. Diaz" w:date="2021-08-14T17:22:00Z">
        <w:r>
          <w:rPr>
            <w:iCs/>
          </w:rPr>
          <w:t xml:space="preserve"> </w:t>
        </w:r>
        <w:proofErr w:type="spellStart"/>
        <w:r>
          <w:rPr>
            <w:i/>
          </w:rPr>
          <w:t>Etot</w:t>
        </w:r>
        <w:proofErr w:type="spellEnd"/>
        <w:r>
          <w:rPr>
            <w:i/>
          </w:rPr>
          <w:t xml:space="preserve"> </w:t>
        </w:r>
      </w:ins>
      <w:ins w:id="61" w:author="Renata M. Diaz" w:date="2021-08-14T17:23:00Z">
        <w:r>
          <w:rPr>
            <w:iCs/>
          </w:rPr>
          <w:t xml:space="preserve">to the loss of </w:t>
        </w:r>
        <w:proofErr w:type="gramStart"/>
        <w:r>
          <w:rPr>
            <w:iCs/>
          </w:rPr>
          <w:t>particular species</w:t>
        </w:r>
      </w:ins>
      <w:proofErr w:type="gramEnd"/>
      <w:ins w:id="62" w:author="Renata M. Diaz" w:date="2021-08-15T09:15:00Z">
        <w:r w:rsidR="00FF00DF">
          <w:rPr>
            <w:iCs/>
          </w:rPr>
          <w:t xml:space="preserve">, either through changes to baseline community composition – and therefore the direct impact of species loss on </w:t>
        </w:r>
        <w:proofErr w:type="spellStart"/>
        <w:r w:rsidR="00FF00DF">
          <w:rPr>
            <w:i/>
          </w:rPr>
          <w:t>Etot</w:t>
        </w:r>
        <w:proofErr w:type="spellEnd"/>
        <w:r w:rsidR="00FF00DF">
          <w:rPr>
            <w:iCs/>
          </w:rPr>
          <w:t xml:space="preserve"> – or </w:t>
        </w:r>
      </w:ins>
      <w:ins w:id="63" w:author="Renata M. Diaz" w:date="2021-08-15T09:16:00Z">
        <w:r w:rsidR="00FF00DF">
          <w:rPr>
            <w:iCs/>
          </w:rPr>
          <w:t>through changes in the degree of energetic compensation achieved by the remaining species</w:t>
        </w:r>
      </w:ins>
      <w:ins w:id="64" w:author="Renata M. Diaz" w:date="2021-08-14T17:31:00Z">
        <w:r>
          <w:rPr>
            <w:iCs/>
          </w:rPr>
          <w:t xml:space="preserve">. </w:t>
        </w:r>
      </w:ins>
      <w:ins w:id="65" w:author="Renata M. Diaz" w:date="2021-08-15T09:21:00Z">
        <w:r w:rsidR="003D3446">
          <w:rPr>
            <w:iCs/>
          </w:rPr>
          <w:t>T</w:t>
        </w:r>
      </w:ins>
      <w:ins w:id="66" w:author="Renata M. Diaz" w:date="2021-08-15T09:18:00Z">
        <w:r w:rsidR="00FF00DF">
          <w:rPr>
            <w:iCs/>
          </w:rPr>
          <w:t>hese distinct pathway</w:t>
        </w:r>
      </w:ins>
      <w:ins w:id="67" w:author="Renata M. Diaz" w:date="2021-08-15T09:21:00Z">
        <w:r w:rsidR="003D3446">
          <w:rPr>
            <w:iCs/>
          </w:rPr>
          <w:t>s are difficult to disentangle from short-term or observational data, and indeed</w:t>
        </w:r>
      </w:ins>
      <w:ins w:id="68" w:author="Renata M. Diaz" w:date="2021-08-15T09:18:00Z">
        <w:r w:rsidR="00FF00DF">
          <w:rPr>
            <w:iCs/>
          </w:rPr>
          <w:t xml:space="preserve"> are sometimes treated interchangeably (Ernest and Brown 2001; Thibault et al 2010</w:t>
        </w:r>
      </w:ins>
      <w:ins w:id="69" w:author="Renata M. Diaz" w:date="2021-08-15T10:13:00Z">
        <w:r w:rsidR="00C93077">
          <w:rPr>
            <w:iCs/>
          </w:rPr>
          <w:t>; Bledsoe and Ernest 2019</w:t>
        </w:r>
      </w:ins>
      <w:ins w:id="70" w:author="Renata M. Diaz" w:date="2021-08-15T09:18:00Z">
        <w:r w:rsidR="00FF00DF">
          <w:rPr>
            <w:iCs/>
          </w:rPr>
          <w:t>)</w:t>
        </w:r>
      </w:ins>
      <w:ins w:id="71" w:author="Renata M. Diaz" w:date="2021-08-15T09:21:00Z">
        <w:r w:rsidR="003D3446">
          <w:rPr>
            <w:iCs/>
          </w:rPr>
          <w:t xml:space="preserve">. However, they </w:t>
        </w:r>
      </w:ins>
      <w:ins w:id="72" w:author="Renata M. Diaz" w:date="2021-08-15T09:19:00Z">
        <w:r w:rsidR="00FF00DF">
          <w:rPr>
            <w:iCs/>
          </w:rPr>
          <w:t>have different implications for</w:t>
        </w:r>
      </w:ins>
      <w:ins w:id="73" w:author="Renata M. Diaz" w:date="2021-08-15T09:20:00Z">
        <w:r w:rsidR="00FF00DF">
          <w:rPr>
            <w:iCs/>
          </w:rPr>
          <w:t xml:space="preserve"> community structure</w:t>
        </w:r>
        <w:r w:rsidR="003D3446">
          <w:rPr>
            <w:iCs/>
          </w:rPr>
          <w:t xml:space="preserve"> and function. </w:t>
        </w:r>
      </w:ins>
      <w:ins w:id="74" w:author="Renata M. Diaz" w:date="2021-08-15T09:22:00Z">
        <w:r w:rsidR="003D3446">
          <w:rPr>
            <w:iCs/>
          </w:rPr>
          <w:t xml:space="preserve">Changes in energetic compensation </w:t>
        </w:r>
      </w:ins>
      <w:ins w:id="75" w:author="Renata M. Diaz" w:date="2021-08-15T09:23:00Z">
        <w:r w:rsidR="003D3446">
          <w:rPr>
            <w:iCs/>
          </w:rPr>
          <w:t>over time</w:t>
        </w:r>
      </w:ins>
      <w:ins w:id="76" w:author="Renata M. Diaz" w:date="2021-08-15T09:27:00Z">
        <w:r w:rsidR="003D3446">
          <w:rPr>
            <w:iCs/>
          </w:rPr>
          <w:t xml:space="preserve"> signal changes in the competitive dynamics of an assemblage, either driven by metacommunity processes </w:t>
        </w:r>
      </w:ins>
      <w:ins w:id="77" w:author="Renata M. Diaz" w:date="2021-08-15T09:29:00Z">
        <w:r w:rsidR="003D3446">
          <w:rPr>
            <w:iCs/>
          </w:rPr>
          <w:t>(</w:t>
        </w:r>
        <w:proofErr w:type="gramStart"/>
        <w:r w:rsidR="003D3446">
          <w:rPr>
            <w:iCs/>
          </w:rPr>
          <w:t>i.e.</w:t>
        </w:r>
        <w:proofErr w:type="gramEnd"/>
        <w:r w:rsidR="003D3446">
          <w:rPr>
            <w:iCs/>
          </w:rPr>
          <w:t xml:space="preserve"> dispersal and niche tracking) </w:t>
        </w:r>
      </w:ins>
      <w:ins w:id="78" w:author="Renata M. Diaz" w:date="2021-08-15T09:27:00Z">
        <w:r w:rsidR="003D3446">
          <w:rPr>
            <w:iCs/>
          </w:rPr>
          <w:t xml:space="preserve">or by changes in the functional overlap among the species already present in an assemblage. </w:t>
        </w:r>
      </w:ins>
      <w:moveToRangeStart w:id="79" w:author="Renata M. Diaz" w:date="2021-08-14T17:44:00Z" w:name="move79855472"/>
      <w:moveTo w:id="80" w:author="Renata M. Diaz" w:date="2021-08-14T17:44:00Z">
        <w:del w:id="81" w:author="Renata M. Diaz" w:date="2021-08-14T17:46:00Z">
          <w:r w:rsidR="00973B60" w:rsidDel="00973B60">
            <w:delText>For energetic compensation to be</w:delText>
          </w:r>
        </w:del>
      </w:moveTo>
      <w:ins w:id="82" w:author="Renata M. Diaz" w:date="2021-08-14T18:05:00Z">
        <w:r w:rsidR="00EC4D3A">
          <w:t>If the species present in a</w:t>
        </w:r>
      </w:ins>
      <w:ins w:id="83" w:author="Renata M. Diaz" w:date="2021-08-15T09:31:00Z">
        <w:r w:rsidR="00DB1B7B">
          <w:t xml:space="preserve"> local community </w:t>
        </w:r>
      </w:ins>
      <w:ins w:id="84" w:author="Renata M. Diaz" w:date="2021-08-14T18:05:00Z">
        <w:r w:rsidR="00EC4D3A">
          <w:t xml:space="preserve">lack the traits necessary to exploit the resources made available </w:t>
        </w:r>
      </w:ins>
      <w:ins w:id="85" w:author="Renata M. Diaz" w:date="2021-08-15T09:31:00Z">
        <w:r w:rsidR="00DB1B7B">
          <w:t>through</w:t>
        </w:r>
      </w:ins>
      <w:ins w:id="86" w:author="Renata M. Diaz" w:date="2021-08-14T18:05:00Z">
        <w:r w:rsidR="00EC4D3A">
          <w:t xml:space="preserve"> species loss, but species with the appropriate traits are present in a lar</w:t>
        </w:r>
      </w:ins>
      <w:ins w:id="87" w:author="Renata M. Diaz" w:date="2021-08-14T18:06:00Z">
        <w:r w:rsidR="00EC4D3A">
          <w:t xml:space="preserve">ger regional species pool, the necessary species may disperse to the local community and greatly increase </w:t>
        </w:r>
      </w:ins>
      <w:ins w:id="88" w:author="Renata M. Diaz" w:date="2021-08-14T18:07:00Z">
        <w:r w:rsidR="00EC4D3A">
          <w:t>energetic compensation</w:t>
        </w:r>
      </w:ins>
      <w:ins w:id="89" w:author="Renata M. Diaz" w:date="2021-08-14T18:10:00Z">
        <w:r w:rsidR="00EC4D3A">
          <w:t xml:space="preserve"> (</w:t>
        </w:r>
      </w:ins>
      <w:ins w:id="90" w:author="Renata M. Diaz" w:date="2021-08-15T11:08:00Z">
        <w:r w:rsidR="006135D9">
          <w:t xml:space="preserve">as </w:t>
        </w:r>
      </w:ins>
      <w:ins w:id="91" w:author="Renata M. Diaz" w:date="2021-08-15T11:09:00Z">
        <w:r w:rsidR="00B9059D">
          <w:t>documented</w:t>
        </w:r>
        <w:r w:rsidR="006135D9">
          <w:t xml:space="preserve"> in </w:t>
        </w:r>
      </w:ins>
      <w:ins w:id="92" w:author="Renata M. Diaz" w:date="2021-08-14T18:10:00Z">
        <w:r w:rsidR="00EC4D3A">
          <w:t>Ernest and Brown 2001)</w:t>
        </w:r>
      </w:ins>
      <w:ins w:id="93" w:author="Renata M. Diaz" w:date="2021-08-14T18:07:00Z">
        <w:r w:rsidR="00EC4D3A">
          <w:t>.</w:t>
        </w:r>
      </w:ins>
      <w:moveTo w:id="94" w:author="Renata M. Diaz" w:date="2021-08-14T17:44:00Z">
        <w:del w:id="95" w:author="Renata M. Diaz" w:date="2021-08-14T17:46:00Z">
          <w:r w:rsidR="00973B60" w:rsidDel="00973B60">
            <w:delText xml:space="preserve"> possible, some, or all, of the species in a community must </w:delText>
          </w:r>
        </w:del>
        <w:del w:id="96" w:author="Renata M. Diaz" w:date="2021-08-14T17:47:00Z">
          <w:r w:rsidR="00973B60" w:rsidDel="00973B60">
            <w:delText xml:space="preserve">share </w:delText>
          </w:r>
        </w:del>
        <w:del w:id="97" w:author="Renata M. Diaz" w:date="2021-08-14T17:55:00Z">
          <w:r w:rsidR="00973B60" w:rsidDel="000C78D1">
            <w:delText xml:space="preserve">similar resource use traits and broader environmental requirements </w:delText>
          </w:r>
        </w:del>
        <w:del w:id="98" w:author="Renata M. Diaz" w:date="2021-08-14T17:47:00Z">
          <w:r w:rsidR="00973B60" w:rsidDel="00973B60">
            <w:delText xml:space="preserve">so that, if one species declines in abundance, other species </w:delText>
          </w:r>
        </w:del>
        <w:del w:id="99" w:author="Renata M. Diaz" w:date="2021-08-14T17:55:00Z">
          <w:r w:rsidR="00973B60" w:rsidDel="000C78D1">
            <w:delText xml:space="preserve">can </w:delText>
          </w:r>
        </w:del>
        <w:del w:id="100" w:author="Renata M. Diaz" w:date="2021-08-14T17:47:00Z">
          <w:r w:rsidR="00973B60" w:rsidDel="00973B60">
            <w:delText>access the</w:delText>
          </w:r>
        </w:del>
        <w:del w:id="101" w:author="Renata M. Diaz" w:date="2021-08-14T17:55:00Z">
          <w:r w:rsidR="00973B60" w:rsidDel="000C78D1">
            <w:delText xml:space="preserve"> </w:delText>
          </w:r>
        </w:del>
        <w:del w:id="102" w:author="Renata M. Diaz" w:date="2021-08-14T17:48:00Z">
          <w:r w:rsidR="00973B60" w:rsidDel="00973B60">
            <w:delText xml:space="preserve">leftover </w:delText>
          </w:r>
        </w:del>
        <w:del w:id="103" w:author="Renata M. Diaz" w:date="2021-08-14T17:55:00Z">
          <w:r w:rsidR="00973B60" w:rsidDel="000C78D1">
            <w:delText xml:space="preserve">resources </w:delText>
          </w:r>
        </w:del>
        <w:del w:id="104" w:author="Renata M. Diaz" w:date="2021-08-14T17:48:00Z">
          <w:r w:rsidR="00973B60" w:rsidDel="00973B60">
            <w:delText>and increase in abundance to compensate</w:delText>
          </w:r>
        </w:del>
        <w:del w:id="105" w:author="Renata M. Diaz" w:date="2021-08-14T17:55:00Z">
          <w:r w:rsidR="00973B60" w:rsidDel="000C78D1">
            <w:delText>.</w:delText>
          </w:r>
        </w:del>
        <w:r w:rsidR="00973B60">
          <w:t xml:space="preserve"> </w:t>
        </w:r>
        <w:del w:id="106"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79"/>
      <w:del w:id="107" w:author="Renata M. Diaz" w:date="2021-08-14T17:21:00Z">
        <w:r w:rsidR="001A6B5E" w:rsidDel="00217240">
          <w:delText xml:space="preserve">Shifting environmental conditions over time may </w:delText>
        </w:r>
      </w:del>
      <w:del w:id="108" w:author="Renata M. Diaz" w:date="2021-08-14T17:18:00Z">
        <w:r w:rsidR="001A6B5E" w:rsidDel="00217240">
          <w:delText>modulate energetic compensation through at least two distinct pathways</w:delText>
        </w:r>
      </w:del>
      <w:del w:id="109" w:author="Renata M. Diaz" w:date="2021-08-14T17:21:00Z">
        <w:r w:rsidR="001A6B5E" w:rsidDel="00217240">
          <w:delText xml:space="preserve">. </w:delText>
        </w:r>
      </w:del>
      <w:del w:id="110" w:author="Renata M. Diaz" w:date="2021-08-14T17:43:00Z">
        <w:r w:rsidR="007D2A60" w:rsidDel="00973B60">
          <w:delText>First, shifting</w:delText>
        </w:r>
      </w:del>
      <w:del w:id="111" w:author="Renata M. Diaz" w:date="2021-08-14T18:07:00Z">
        <w:r w:rsidR="007D2A60" w:rsidDel="00EC4D3A">
          <w:delText xml:space="preserve"> </w:delText>
        </w:r>
      </w:del>
      <w:del w:id="112" w:author="Renata M. Diaz" w:date="2021-08-14T18:02:00Z">
        <w:r w:rsidR="007D2A60" w:rsidDel="0093510B">
          <w:delText>conditions may</w:delText>
        </w:r>
      </w:del>
      <w:del w:id="113" w:author="Renata M. Diaz" w:date="2021-08-15T09:32:00Z">
        <w:r w:rsidR="007D2A60" w:rsidDel="00DB1B7B">
          <w:delText xml:space="preserve"> </w:delText>
        </w:r>
      </w:del>
      <w:del w:id="114" w:author="Renata M. Diaz" w:date="2021-08-15T09:33:00Z">
        <w:r w:rsidR="007D2A60" w:rsidDel="00DB1B7B">
          <w:delText>modulat</w:delText>
        </w:r>
      </w:del>
      <w:del w:id="115" w:author="Renata M. Diaz" w:date="2021-08-14T18:49:00Z">
        <w:r w:rsidR="007D2A60" w:rsidDel="00C1056F">
          <w:delText>e</w:delText>
        </w:r>
      </w:del>
      <w:del w:id="116" w:author="Renata M. Diaz" w:date="2021-08-15T09:33:00Z">
        <w:r w:rsidR="007D2A60" w:rsidDel="00DB1B7B">
          <w:delText xml:space="preserve"> the degree of functional </w:delText>
        </w:r>
      </w:del>
      <w:del w:id="117" w:author="Renata M. Diaz" w:date="2021-08-14T18:10:00Z">
        <w:r w:rsidR="007D2A60" w:rsidDel="0005490A">
          <w:delText xml:space="preserve">redundancy </w:delText>
        </w:r>
      </w:del>
      <w:del w:id="118" w:author="Renata M. Diaz" w:date="2021-08-14T17:43:00Z">
        <w:r w:rsidR="007D2A60" w:rsidRPr="00973B60" w:rsidDel="00973B60">
          <w:delText>among the species in an assemblage</w:delText>
        </w:r>
      </w:del>
      <w:del w:id="119" w:author="Renata M. Diaz" w:date="2021-08-15T09:33:00Z">
        <w:r w:rsidR="007D2A60" w:rsidRPr="00973B60" w:rsidDel="00DB1B7B">
          <w:delText>.</w:delText>
        </w:r>
      </w:del>
      <w:del w:id="120" w:author="Renata M. Diaz" w:date="2021-08-15T09:35:00Z">
        <w:r w:rsidR="001A6B5E" w:rsidDel="0003780E">
          <w:delText xml:space="preserve"> </w:delText>
        </w:r>
      </w:del>
      <w:moveFromRangeStart w:id="121" w:author="Renata M. Diaz" w:date="2021-08-14T17:44:00Z" w:name="move79855472"/>
      <w:moveFrom w:id="122"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21"/>
      <w:ins w:id="123" w:author="Renata M. Diaz" w:date="2021-08-15T09:42:00Z">
        <w:r w:rsidR="005925D6">
          <w:t>Energetic</w:t>
        </w:r>
      </w:ins>
      <w:del w:id="124" w:author="Renata M. Diaz" w:date="2021-08-15T09:34:00Z">
        <w:r w:rsidR="002E0C35" w:rsidDel="0003780E">
          <w:delText>I</w:delText>
        </w:r>
      </w:del>
      <w:del w:id="125" w:author="Renata M. Diaz" w:date="2021-08-15T09:42:00Z">
        <w:r w:rsidR="002E0C35" w:rsidDel="005925D6">
          <w:delText xml:space="preserve">f shifting conditions </w:delText>
        </w:r>
      </w:del>
      <w:del w:id="126" w:author="Renata M. Diaz" w:date="2021-08-14T18:16:00Z">
        <w:r w:rsidR="002E0C35" w:rsidDel="00DE1FE8">
          <w:delText xml:space="preserve">over time </w:delText>
        </w:r>
      </w:del>
      <w:del w:id="127" w:author="Renata M. Diaz" w:date="2021-08-15T09:35:00Z">
        <w:r w:rsidR="002E0C35" w:rsidDel="0003780E">
          <w:delText>affect</w:delText>
        </w:r>
      </w:del>
      <w:del w:id="128" w:author="Renata M. Diaz" w:date="2021-08-15T09:42:00Z">
        <w:r w:rsidR="002E0C35" w:rsidDel="005925D6">
          <w:delText xml:space="preserve"> the</w:delText>
        </w:r>
      </w:del>
      <w:del w:id="129" w:author="Renata M. Diaz" w:date="2021-08-15T09:35:00Z">
        <w:r w:rsidR="002E0C35" w:rsidDel="0003780E">
          <w:delText>se species differently</w:delText>
        </w:r>
      </w:del>
      <w:del w:id="130"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31" w:author="Renata M. Diaz" w:date="2021-08-15T09:42:00Z">
        <w:r w:rsidR="005925D6">
          <w:t xml:space="preserve">also </w:t>
        </w:r>
      </w:ins>
      <w:r w:rsidR="002E0C35">
        <w:t>wax and wane</w:t>
      </w:r>
      <w:ins w:id="132" w:author="Renata M. Diaz" w:date="2021-08-15T09:50:00Z">
        <w:r w:rsidR="00853E93">
          <w:t xml:space="preserve">, </w:t>
        </w:r>
      </w:ins>
      <w:del w:id="133" w:author="Renata M. Diaz" w:date="2021-08-15T09:50:00Z">
        <w:r w:rsidR="002E0C35" w:rsidDel="00853E93">
          <w:delText xml:space="preserve"> </w:delText>
        </w:r>
      </w:del>
      <w:del w:id="134" w:author="Renata M. Diaz" w:date="2021-08-14T18:20:00Z">
        <w:r w:rsidR="002E0C35" w:rsidDel="00DE1FE8">
          <w:delText>as conditions change</w:delText>
        </w:r>
      </w:del>
      <w:ins w:id="135" w:author="Renata M. Diaz" w:date="2021-08-14T18:20:00Z">
        <w:r w:rsidR="00DE1FE8">
          <w:t>even within the same set of species</w:t>
        </w:r>
      </w:ins>
      <w:ins w:id="136" w:author="Renata M. Diaz" w:date="2021-08-15T09:42:00Z">
        <w:r w:rsidR="005925D6">
          <w:t>, if shifting conditions affect the species in an assemblage in different ways and alter the extent to which they can compensate for each other</w:t>
        </w:r>
      </w:ins>
      <w:ins w:id="137" w:author="Renata M. Diaz" w:date="2021-08-15T10:11:00Z">
        <w:r w:rsidR="00AF4D56">
          <w:t xml:space="preserve"> (Chess</w:t>
        </w:r>
      </w:ins>
      <w:ins w:id="138" w:author="Renata M. Diaz" w:date="2021-08-15T10:12:00Z">
        <w:r w:rsidR="00AF4D56">
          <w:t xml:space="preserve">on 2001; </w:t>
        </w:r>
        <w:proofErr w:type="spellStart"/>
        <w:r w:rsidR="00AF4D56">
          <w:t>Loreau</w:t>
        </w:r>
        <w:proofErr w:type="spellEnd"/>
        <w:r w:rsidR="00AF4D56">
          <w:t xml:space="preserve"> 2004)</w:t>
        </w:r>
      </w:ins>
      <w:ins w:id="139" w:author="Renata M. Diaz" w:date="2021-08-15T09:42:00Z">
        <w:r w:rsidR="005925D6">
          <w:t xml:space="preserve">. </w:t>
        </w:r>
      </w:ins>
      <w:del w:id="140" w:author="Renata M. Diaz" w:date="2021-08-15T09:42:00Z">
        <w:r w:rsidR="005218E3" w:rsidDel="005925D6">
          <w:delText>.</w:delText>
        </w:r>
        <w:r w:rsidR="002E0C35" w:rsidDel="005925D6">
          <w:delText xml:space="preserve"> </w:delText>
        </w:r>
      </w:del>
      <w:ins w:id="141" w:author="Renata M. Diaz" w:date="2021-08-15T09:35:00Z">
        <w:r w:rsidR="0003780E">
          <w:t>Fluctuations in energetic compensation</w:t>
        </w:r>
      </w:ins>
      <w:ins w:id="142" w:author="Renata M. Diaz" w:date="2021-08-15T09:44:00Z">
        <w:r w:rsidR="005D277C">
          <w:t>, e</w:t>
        </w:r>
      </w:ins>
      <w:ins w:id="143" w:author="Renata M. Diaz" w:date="2021-08-15T09:35:00Z">
        <w:r w:rsidR="0003780E">
          <w:t>specially within</w:t>
        </w:r>
      </w:ins>
      <w:ins w:id="144" w:author="Renata M. Diaz" w:date="2021-08-15T09:36:00Z">
        <w:r w:rsidR="0003780E">
          <w:t xml:space="preserve"> a consistent set of species</w:t>
        </w:r>
      </w:ins>
      <w:ins w:id="145" w:author="Renata M. Diaz" w:date="2021-08-15T09:44:00Z">
        <w:r w:rsidR="005D277C">
          <w:t xml:space="preserve">, </w:t>
        </w:r>
      </w:ins>
      <w:ins w:id="146" w:author="Renata M. Diaz" w:date="2021-08-15T09:39:00Z">
        <w:r w:rsidR="00A432F4">
          <w:t>would</w:t>
        </w:r>
      </w:ins>
      <w:ins w:id="147" w:author="Renata M. Diaz" w:date="2021-08-15T09:37:00Z">
        <w:r w:rsidR="00A432F4">
          <w:t xml:space="preserve"> </w:t>
        </w:r>
      </w:ins>
      <w:ins w:id="148" w:author="Renata M. Diaz" w:date="2021-08-14T18:26:00Z">
        <w:r w:rsidR="00BA4C44">
          <w:t>mean that zero-sum dynamics</w:t>
        </w:r>
      </w:ins>
      <w:ins w:id="149" w:author="Renata M. Diaz" w:date="2021-08-15T09:49:00Z">
        <w:r w:rsidR="00853E93">
          <w:t>, and their implications for short-term population dynamics and long-term eco-evolutionary processes,</w:t>
        </w:r>
      </w:ins>
      <w:ins w:id="150" w:author="Renata M. Diaz" w:date="2021-08-14T18:26:00Z">
        <w:r w:rsidR="00BA4C44">
          <w:t xml:space="preserve"> </w:t>
        </w:r>
      </w:ins>
      <w:ins w:id="151" w:author="Renata M. Diaz" w:date="2021-08-15T09:43:00Z">
        <w:r w:rsidR="005D277C">
          <w:t>are</w:t>
        </w:r>
      </w:ins>
      <w:ins w:id="152" w:author="Renata M. Diaz" w:date="2021-08-15T09:37:00Z">
        <w:r w:rsidR="00A432F4">
          <w:t xml:space="preserve"> intermittent and </w:t>
        </w:r>
      </w:ins>
      <w:proofErr w:type="gramStart"/>
      <w:ins w:id="153" w:author="Renata M. Diaz" w:date="2021-08-15T09:38:00Z">
        <w:r w:rsidR="00A432F4">
          <w:t>context-dependen</w:t>
        </w:r>
      </w:ins>
      <w:ins w:id="154" w:author="Renata M. Diaz" w:date="2021-08-15T09:39:00Z">
        <w:r w:rsidR="00A432F4">
          <w:t>t</w:t>
        </w:r>
      </w:ins>
      <w:proofErr w:type="gramEnd"/>
      <w:ins w:id="155" w:author="Renata M. Diaz" w:date="2021-08-15T09:40:00Z">
        <w:r w:rsidR="00A432F4">
          <w:t xml:space="preserve">. However, changes in the sensitivity of </w:t>
        </w:r>
        <w:proofErr w:type="spellStart"/>
        <w:r w:rsidR="00A432F4">
          <w:rPr>
            <w:i/>
            <w:iCs/>
          </w:rPr>
          <w:t>Etot</w:t>
        </w:r>
        <w:proofErr w:type="spellEnd"/>
        <w:r w:rsidR="00A432F4">
          <w:rPr>
            <w:i/>
            <w:iCs/>
          </w:rPr>
          <w:t xml:space="preserve"> </w:t>
        </w:r>
        <w:r w:rsidR="00A432F4">
          <w:t xml:space="preserve">to species loss may also occur without </w:t>
        </w:r>
      </w:ins>
      <w:ins w:id="156" w:author="Renata M. Diaz" w:date="2021-08-15T09:41:00Z">
        <w:r w:rsidR="00A432F4">
          <w:t xml:space="preserve">changes to energetic compensation, if the baseline community composition changes. That is, if </w:t>
        </w:r>
      </w:ins>
      <w:del w:id="157"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58" w:author="Renata M. Diaz" w:date="2021-08-14T18:15:00Z">
        <w:r w:rsidR="00DE1FE8">
          <w:rPr>
            <w:iCs/>
          </w:rPr>
          <w:t xml:space="preserve">the proportion of </w:t>
        </w:r>
        <w:proofErr w:type="spellStart"/>
        <w:r w:rsidR="00DE1FE8">
          <w:rPr>
            <w:i/>
          </w:rPr>
          <w:t>Etot</w:t>
        </w:r>
        <w:proofErr w:type="spellEnd"/>
        <w:r w:rsidR="00DE1FE8">
          <w:rPr>
            <w:i/>
          </w:rPr>
          <w:t xml:space="preserve"> </w:t>
        </w:r>
        <w:r w:rsidR="00DE1FE8">
          <w:rPr>
            <w:iCs/>
          </w:rPr>
          <w:t xml:space="preserve">accounted for by the species that are eventually lost differs </w:t>
        </w:r>
        <w:r w:rsidR="00DE1FE8">
          <w:rPr>
            <w:iCs/>
          </w:rPr>
          <w:lastRenderedPageBreak/>
          <w:t>under different conditions,</w:t>
        </w:r>
      </w:ins>
      <w:ins w:id="159" w:author="Renata M. Diaz" w:date="2021-08-14T17:30:00Z">
        <w:r>
          <w:rPr>
            <w:iCs/>
          </w:rPr>
          <w:t xml:space="preserve"> the loss of those species will naturally result in different impacts to </w:t>
        </w:r>
        <w:proofErr w:type="spellStart"/>
        <w:r>
          <w:rPr>
            <w:i/>
            <w:iCs/>
          </w:rPr>
          <w:t>Etot</w:t>
        </w:r>
        <w:proofErr w:type="spellEnd"/>
        <w:r>
          <w:t>,</w:t>
        </w:r>
      </w:ins>
      <w:ins w:id="160" w:author="Renata M. Diaz" w:date="2021-08-15T09:41:00Z">
        <w:r w:rsidR="005925D6">
          <w:t xml:space="preserve"> independent of </w:t>
        </w:r>
      </w:ins>
      <w:ins w:id="161" w:author="Renata M. Diaz" w:date="2021-08-14T18:49:00Z">
        <w:r w:rsidR="00842570">
          <w:t xml:space="preserve">changes </w:t>
        </w:r>
      </w:ins>
      <w:ins w:id="162" w:author="Renata M. Diaz" w:date="2021-08-15T09:41:00Z">
        <w:r w:rsidR="005925D6">
          <w:t>to</w:t>
        </w:r>
      </w:ins>
      <w:ins w:id="163" w:author="Renata M. Diaz" w:date="2021-08-14T18:49:00Z">
        <w:r w:rsidR="00842570">
          <w:t xml:space="preserve"> energetic compensation</w:t>
        </w:r>
        <w:r w:rsidR="006945E5">
          <w:t>.</w:t>
        </w:r>
      </w:ins>
      <w:ins w:id="164" w:author="Renata M. Diaz" w:date="2021-08-15T09:51:00Z">
        <w:r w:rsidR="0029568D">
          <w:t xml:space="preserve"> </w:t>
        </w:r>
      </w:ins>
      <w:del w:id="165" w:author="Renata M. Diaz" w:date="2021-08-14T17:30:00Z">
        <w:r w:rsidR="00551C20" w:rsidDel="00A73F3C">
          <w:delText xml:space="preserve">Second, </w:delText>
        </w:r>
      </w:del>
    </w:p>
    <w:p w14:paraId="618D7700" w14:textId="6B7D4BE9" w:rsidR="006E7FCF" w:rsidRPr="00C305F0" w:rsidRDefault="001763BE">
      <w:pPr>
        <w:ind w:firstLine="720"/>
        <w:rPr>
          <w:ins w:id="166" w:author="Renata M. Diaz" w:date="2021-08-15T09:59:00Z"/>
          <w:rPrChange w:id="167" w:author="Renata M. Diaz" w:date="2021-08-15T10:01:00Z">
            <w:rPr>
              <w:ins w:id="168" w:author="Renata M. Diaz" w:date="2021-08-15T09:59:00Z"/>
              <w:i/>
            </w:rPr>
          </w:rPrChange>
        </w:rPr>
        <w:pPrChange w:id="169" w:author="Renata M. Diaz" w:date="2021-08-15T10:03:00Z">
          <w:pPr/>
        </w:pPrChange>
      </w:pPr>
      <w:del w:id="170" w:author="Renata M. Diaz" w:date="2021-08-15T10:12:00Z">
        <w:r w:rsidDel="003554D0">
          <w:tab/>
        </w:r>
      </w:del>
      <w:del w:id="171"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72" w:author="Renata M. Diaz" w:date="2021-08-14T18:34:00Z">
        <w:r w:rsidR="00CC11DC">
          <w:t>Here, we investigate ho</w:t>
        </w:r>
      </w:ins>
      <w:ins w:id="173" w:author="Renata M. Diaz" w:date="2021-08-14T18:35:00Z">
        <w:r w:rsidR="00CC11DC">
          <w:t xml:space="preserve">w shifting conditions affect the </w:t>
        </w:r>
      </w:ins>
      <w:ins w:id="174" w:author="Renata M. Diaz" w:date="2021-08-14T18:46:00Z">
        <w:r w:rsidR="00861C38">
          <w:t>sensitivity</w:t>
        </w:r>
      </w:ins>
      <w:ins w:id="175" w:author="Renata M. Diaz" w:date="2021-08-14T18:35:00Z">
        <w:r w:rsidR="00CC11DC">
          <w:t xml:space="preserve"> of </w:t>
        </w:r>
        <w:proofErr w:type="spellStart"/>
        <w:r w:rsidR="00CC11DC">
          <w:rPr>
            <w:i/>
          </w:rPr>
          <w:t>Etot</w:t>
        </w:r>
        <w:proofErr w:type="spellEnd"/>
        <w:r w:rsidR="00CC11DC">
          <w:rPr>
            <w:i/>
          </w:rPr>
          <w:t xml:space="preserve"> </w:t>
        </w:r>
        <w:r w:rsidR="00CC11DC">
          <w:rPr>
            <w:iCs/>
          </w:rPr>
          <w:t xml:space="preserve">to species loss, using a </w:t>
        </w:r>
      </w:ins>
      <w:ins w:id="176" w:author="Renata M. Diaz" w:date="2021-08-14T19:25:00Z">
        <w:r w:rsidR="001A3594">
          <w:rPr>
            <w:iCs/>
          </w:rPr>
          <w:t>30-year</w:t>
        </w:r>
      </w:ins>
      <w:ins w:id="177" w:author="Renata M. Diaz" w:date="2021-08-14T18:35:00Z">
        <w:r w:rsidR="00CC11DC">
          <w:rPr>
            <w:iCs/>
          </w:rPr>
          <w:t xml:space="preserve"> experiment on</w:t>
        </w:r>
      </w:ins>
      <w:ins w:id="178" w:author="Renata M. Diaz" w:date="2021-08-14T18:51:00Z">
        <w:r w:rsidR="00364807">
          <w:rPr>
            <w:iCs/>
          </w:rPr>
          <w:t xml:space="preserve"> desert </w:t>
        </w:r>
      </w:ins>
      <w:ins w:id="179" w:author="Renata M. Diaz" w:date="2021-08-14T19:02:00Z">
        <w:r w:rsidR="00646993">
          <w:rPr>
            <w:iCs/>
          </w:rPr>
          <w:t xml:space="preserve">rodents </w:t>
        </w:r>
      </w:ins>
      <w:ins w:id="180" w:author="Renata M. Diaz" w:date="2021-08-14T18:35:00Z">
        <w:r w:rsidR="00CC11DC">
          <w:rPr>
            <w:iCs/>
          </w:rPr>
          <w:t xml:space="preserve">to disentangle </w:t>
        </w:r>
      </w:ins>
      <w:ins w:id="181" w:author="Renata M. Diaz" w:date="2021-08-14T18:36:00Z">
        <w:r w:rsidR="00CC11DC">
          <w:rPr>
            <w:iCs/>
          </w:rPr>
          <w:t>the effects of</w:t>
        </w:r>
      </w:ins>
      <w:ins w:id="182" w:author="Renata M. Diaz" w:date="2021-08-14T18:35:00Z">
        <w:r w:rsidR="00CC11DC">
          <w:rPr>
            <w:iCs/>
          </w:rPr>
          <w:t xml:space="preserve"> </w:t>
        </w:r>
      </w:ins>
      <w:ins w:id="183" w:author="Renata M. Diaz" w:date="2021-08-14T18:54:00Z">
        <w:r w:rsidR="00364807">
          <w:rPr>
            <w:iCs/>
          </w:rPr>
          <w:t>changes to</w:t>
        </w:r>
      </w:ins>
      <w:ins w:id="184" w:author="Renata M. Diaz" w:date="2021-08-14T18:36:00Z">
        <w:r w:rsidR="00CC11DC">
          <w:rPr>
            <w:iCs/>
          </w:rPr>
          <w:t xml:space="preserve"> </w:t>
        </w:r>
      </w:ins>
      <w:ins w:id="185" w:author="Renata M. Diaz" w:date="2021-08-14T18:35:00Z">
        <w:r w:rsidR="00CC11DC">
          <w:rPr>
            <w:iCs/>
          </w:rPr>
          <w:t>dispersal limitation,</w:t>
        </w:r>
      </w:ins>
      <w:ins w:id="186" w:author="Renata M. Diaz" w:date="2021-08-14T18:36:00Z">
        <w:r w:rsidR="00CC11DC">
          <w:rPr>
            <w:iCs/>
          </w:rPr>
          <w:t xml:space="preserve"> functional overlap, and baseline community composition on </w:t>
        </w:r>
        <w:proofErr w:type="spellStart"/>
        <w:r w:rsidR="00CC11DC">
          <w:rPr>
            <w:i/>
            <w:iCs/>
          </w:rPr>
          <w:t>Etot</w:t>
        </w:r>
        <w:proofErr w:type="spellEnd"/>
        <w:r w:rsidR="00CC11DC">
          <w:t xml:space="preserve">. </w:t>
        </w:r>
      </w:ins>
      <w:ins w:id="187" w:author="Renata M. Diaz" w:date="2021-08-15T09:57:00Z">
        <w:r w:rsidR="00C061F8">
          <w:t xml:space="preserve">In this study system, kangaroo rats – the largest, and behaviorally and competitively dominant, species in the rodent community – have been removed from experimental plots since 1977. </w:t>
        </w:r>
      </w:ins>
      <w:ins w:id="188" w:author="Renata M. Diaz" w:date="2021-08-15T10:12:00Z">
        <w:r w:rsidR="00270E1C">
          <w:t>Comparing</w:t>
        </w:r>
      </w:ins>
      <w:ins w:id="189" w:author="Renata M. Diaz" w:date="2021-08-14T19:03:00Z">
        <w:r w:rsidR="00E36BAF">
          <w:t xml:space="preserve"> </w:t>
        </w:r>
      </w:ins>
      <w:ins w:id="190" w:author="Renata M. Diaz" w:date="2021-08-14T19:15:00Z">
        <w:r w:rsidR="004B3681">
          <w:t xml:space="preserve">species- </w:t>
        </w:r>
      </w:ins>
      <w:ins w:id="191" w:author="Renata M. Diaz" w:date="2021-08-14T19:14:00Z">
        <w:r w:rsidR="004B3681">
          <w:t>and community-level</w:t>
        </w:r>
      </w:ins>
      <w:ins w:id="192" w:author="Renata M. Diaz" w:date="2021-08-14T19:03:00Z">
        <w:r w:rsidR="00E36BAF">
          <w:t xml:space="preserve"> energy use </w:t>
        </w:r>
      </w:ins>
      <w:ins w:id="193" w:author="Renata M. Diaz" w:date="2021-08-14T19:15:00Z">
        <w:r w:rsidR="004B3681">
          <w:t>between</w:t>
        </w:r>
      </w:ins>
      <w:ins w:id="194" w:author="Renata M. Diaz" w:date="2021-08-14T19:03:00Z">
        <w:r w:rsidR="00E36BAF">
          <w:t xml:space="preserve"> manipulated </w:t>
        </w:r>
      </w:ins>
      <w:ins w:id="195" w:author="Renata M. Diaz" w:date="2021-08-14T19:15:00Z">
        <w:r w:rsidR="004B3681">
          <w:t>and</w:t>
        </w:r>
      </w:ins>
      <w:ins w:id="196" w:author="Renata M. Diaz" w:date="2021-08-14T19:03:00Z">
        <w:r w:rsidR="00E36BAF">
          <w:t xml:space="preserve"> unmanipulated </w:t>
        </w:r>
      </w:ins>
      <w:ins w:id="197" w:author="Renata M. Diaz" w:date="2021-08-15T10:12:00Z">
        <w:r w:rsidR="00903ECE">
          <w:t>plots</w:t>
        </w:r>
      </w:ins>
      <w:ins w:id="198" w:author="Renata M. Diaz" w:date="2021-08-15T09:57:00Z">
        <w:r w:rsidR="006A2D51">
          <w:t xml:space="preserve"> </w:t>
        </w:r>
      </w:ins>
      <w:ins w:id="199" w:author="Renata M. Diaz" w:date="2021-08-14T19:03:00Z">
        <w:r w:rsidR="00E36BAF">
          <w:t xml:space="preserve">allows for direct assessment </w:t>
        </w:r>
      </w:ins>
      <w:ins w:id="200" w:author="Renata M. Diaz" w:date="2021-08-14T19:19:00Z">
        <w:r w:rsidR="0074151F">
          <w:t xml:space="preserve">of how </w:t>
        </w:r>
        <w:proofErr w:type="spellStart"/>
        <w:r w:rsidR="0074151F">
          <w:rPr>
            <w:i/>
          </w:rPr>
          <w:t>Etot</w:t>
        </w:r>
        <w:proofErr w:type="spellEnd"/>
        <w:r w:rsidR="0074151F">
          <w:rPr>
            <w:i/>
          </w:rPr>
          <w:t xml:space="preserve"> </w:t>
        </w:r>
        <w:r w:rsidR="0074151F">
          <w:rPr>
            <w:iCs/>
          </w:rPr>
          <w:t xml:space="preserve">responds to species loss, </w:t>
        </w:r>
      </w:ins>
      <w:ins w:id="201" w:author="Renata M. Diaz" w:date="2021-08-14T19:20:00Z">
        <w:r w:rsidR="00595FAF">
          <w:rPr>
            <w:iCs/>
          </w:rPr>
          <w:t>as well as</w:t>
        </w:r>
      </w:ins>
      <w:ins w:id="202" w:author="Renata M. Diaz" w:date="2021-08-14T19:19:00Z">
        <w:r w:rsidR="0074151F">
          <w:rPr>
            <w:iCs/>
          </w:rPr>
          <w:t xml:space="preserve"> the extent to which </w:t>
        </w:r>
      </w:ins>
      <w:ins w:id="203" w:author="Renata M. Diaz" w:date="2021-08-14T19:15:00Z">
        <w:r w:rsidR="004B3681">
          <w:t>energ</w:t>
        </w:r>
      </w:ins>
      <w:ins w:id="204" w:author="Renata M. Diaz" w:date="2021-08-14T19:16:00Z">
        <w:r w:rsidR="004B3681">
          <w:t>etic compensation</w:t>
        </w:r>
      </w:ins>
      <w:ins w:id="205" w:author="Renata M. Diaz" w:date="2021-08-14T19:26:00Z">
        <w:r w:rsidR="00EF46BB">
          <w:t xml:space="preserve"> and </w:t>
        </w:r>
      </w:ins>
      <w:ins w:id="206" w:author="Renata M. Diaz" w:date="2021-08-14T19:17:00Z">
        <w:r w:rsidR="004B3681">
          <w:t xml:space="preserve">baseline community composition </w:t>
        </w:r>
      </w:ins>
      <w:ins w:id="207" w:author="Renata M. Diaz" w:date="2021-08-14T19:31:00Z">
        <w:r w:rsidR="00DA4A5E">
          <w:t>account for</w:t>
        </w:r>
      </w:ins>
      <w:ins w:id="208" w:author="Renata M. Diaz" w:date="2021-08-14T19:18:00Z">
        <w:r w:rsidR="0074151F">
          <w:t xml:space="preserve"> </w:t>
        </w:r>
      </w:ins>
      <w:ins w:id="209" w:author="Renata M. Diaz" w:date="2021-08-14T19:19:00Z">
        <w:r w:rsidR="0074151F">
          <w:t>this response</w:t>
        </w:r>
      </w:ins>
      <w:ins w:id="210" w:author="Renata M. Diaz" w:date="2021-08-15T10:13:00Z">
        <w:r w:rsidR="00385CC6">
          <w:t xml:space="preserve"> (Ernest and Brown 2001; Thibault et al. 2010)</w:t>
        </w:r>
      </w:ins>
      <w:ins w:id="211" w:author="Renata M. Diaz" w:date="2021-08-14T19:19:00Z">
        <w:r w:rsidR="001904CD">
          <w:t>.</w:t>
        </w:r>
      </w:ins>
      <w:ins w:id="212" w:author="Renata M. Diaz" w:date="2021-08-14T19:49:00Z">
        <w:r w:rsidR="00EC074A">
          <w:t xml:space="preserve"> </w:t>
        </w:r>
      </w:ins>
      <w:ins w:id="213" w:author="Renata M. Diaz" w:date="2021-08-14T19:25:00Z">
        <w:r w:rsidR="0098131E">
          <w:t xml:space="preserve">Long-term monitoring </w:t>
        </w:r>
      </w:ins>
      <w:ins w:id="214" w:author="Renata M. Diaz" w:date="2021-08-15T09:57:00Z">
        <w:r w:rsidR="00B71038">
          <w:t xml:space="preserve">of this experiment </w:t>
        </w:r>
      </w:ins>
      <w:ins w:id="215" w:author="Renata M. Diaz" w:date="2021-08-14T19:55:00Z">
        <w:r w:rsidR="0020532C">
          <w:t>h</w:t>
        </w:r>
      </w:ins>
      <w:ins w:id="216" w:author="Renata M. Diaz" w:date="2021-08-14T19:32:00Z">
        <w:r w:rsidR="00C53C00">
          <w:t xml:space="preserve">as documented </w:t>
        </w:r>
      </w:ins>
      <w:ins w:id="217" w:author="Renata M. Diaz" w:date="2021-08-14T19:39:00Z">
        <w:r w:rsidR="005455B2">
          <w:t xml:space="preserve">repeated </w:t>
        </w:r>
      </w:ins>
      <w:ins w:id="218" w:author="Renata M. Diaz" w:date="2021-08-14T19:23:00Z">
        <w:r w:rsidR="00595FAF">
          <w:t>shifts</w:t>
        </w:r>
      </w:ins>
      <w:ins w:id="219" w:author="Renata M. Diaz" w:date="2021-08-14T19:21:00Z">
        <w:r w:rsidR="00595FAF">
          <w:t xml:space="preserve"> in </w:t>
        </w:r>
      </w:ins>
      <w:ins w:id="220" w:author="Renata M. Diaz" w:date="2021-08-15T10:00:00Z">
        <w:r w:rsidR="00C305F0">
          <w:t>the habitat and species composition of this</w:t>
        </w:r>
      </w:ins>
      <w:ins w:id="221" w:author="Renata M. Diaz" w:date="2021-08-14T19:36:00Z">
        <w:r w:rsidR="00216930">
          <w:t xml:space="preserve"> system</w:t>
        </w:r>
      </w:ins>
      <w:ins w:id="222" w:author="Renata M. Diaz" w:date="2021-08-15T09:57:00Z">
        <w:r w:rsidR="00B71038">
          <w:t xml:space="preserve">, </w:t>
        </w:r>
      </w:ins>
      <w:ins w:id="223" w:author="Renata M. Diaz" w:date="2021-08-14T19:55:00Z">
        <w:r w:rsidR="008A2D3E">
          <w:t>resulting in</w:t>
        </w:r>
      </w:ins>
      <w:ins w:id="224" w:author="Renata M. Diaz" w:date="2021-08-14T19:35:00Z">
        <w:r w:rsidR="00216930">
          <w:t xml:space="preserve"> distinct </w:t>
        </w:r>
      </w:ins>
      <w:ins w:id="225" w:author="Renata M. Diaz" w:date="2021-08-14T19:36:00Z">
        <w:r w:rsidR="00216930">
          <w:t>time periods characterized by different habitat conditions and configurations of the rodent community</w:t>
        </w:r>
      </w:ins>
      <w:ins w:id="226" w:author="Renata M. Diaz" w:date="2021-08-15T10:13:00Z">
        <w:r w:rsidR="00FD0618">
          <w:t xml:space="preserve"> (Christensen et al. 201</w:t>
        </w:r>
      </w:ins>
      <w:ins w:id="227" w:author="Renata M. Diaz" w:date="2021-08-15T11:01:00Z">
        <w:r w:rsidR="007C459B">
          <w:t>8</w:t>
        </w:r>
      </w:ins>
      <w:ins w:id="228" w:author="Renata M. Diaz" w:date="2021-08-15T10:13:00Z">
        <w:r w:rsidR="00FD0618">
          <w:t>)</w:t>
        </w:r>
      </w:ins>
      <w:ins w:id="229" w:author="Renata M. Diaz" w:date="2021-08-15T09:58:00Z">
        <w:r w:rsidR="00B71038">
          <w:t>.</w:t>
        </w:r>
      </w:ins>
      <w:ins w:id="230" w:author="Renata M. Diaz" w:date="2021-08-15T09:59:00Z">
        <w:r w:rsidR="00B71038">
          <w:t xml:space="preserve"> </w:t>
        </w:r>
      </w:ins>
      <w:ins w:id="231" w:author="Renata M. Diaz" w:date="2021-08-15T10:01:00Z">
        <w:r w:rsidR="00C305F0">
          <w:rPr>
            <w:iCs/>
          </w:rPr>
          <w:t xml:space="preserve">Specifically, </w:t>
        </w:r>
      </w:ins>
      <w:ins w:id="232" w:author="Renata M. Diaz" w:date="2021-08-15T10:03:00Z">
        <w:r w:rsidR="00283E5B">
          <w:t>in</w:t>
        </w:r>
      </w:ins>
      <w:ins w:id="233" w:author="Renata M. Diaz" w:date="2021-08-15T10:01:00Z">
        <w:r w:rsidR="00C305F0">
          <w:t xml:space="preserve"> 1996, an abrupt reorganization event occurred in the rodent community when a new species of pocket mouse, </w:t>
        </w:r>
        <w:proofErr w:type="spellStart"/>
        <w:r w:rsidR="00C305F0">
          <w:rPr>
            <w:i/>
            <w:iCs/>
          </w:rPr>
          <w:t>Chaetodipus</w:t>
        </w:r>
        <w:proofErr w:type="spellEnd"/>
        <w:r w:rsidR="00C305F0">
          <w:rPr>
            <w:i/>
            <w:iCs/>
          </w:rPr>
          <w:t xml:space="preserve"> </w:t>
        </w:r>
        <w:proofErr w:type="spellStart"/>
        <w:r w:rsidR="00C305F0">
          <w:rPr>
            <w:i/>
            <w:iCs/>
          </w:rPr>
          <w:t>baileyi</w:t>
        </w:r>
        <w:proofErr w:type="spellEnd"/>
        <w:r w:rsidR="00C305F0">
          <w:t>,</w:t>
        </w:r>
      </w:ins>
      <w:ins w:id="234" w:author="Renata M. Diaz" w:date="2021-08-15T11:02:00Z">
        <w:r w:rsidR="003D6203">
          <w:t xml:space="preserve"> established at the site</w:t>
        </w:r>
      </w:ins>
      <w:ins w:id="235" w:author="Renata M. Diaz" w:date="2021-08-15T10:13:00Z">
        <w:r w:rsidR="00CA3C31">
          <w:t xml:space="preserve"> (Ernest and Brown 2001; Christensen et al. 201</w:t>
        </w:r>
      </w:ins>
      <w:ins w:id="236" w:author="Renata M. Diaz" w:date="2021-08-15T11:01:00Z">
        <w:r w:rsidR="007C459B">
          <w:t>8</w:t>
        </w:r>
      </w:ins>
      <w:ins w:id="237" w:author="Renata M. Diaz" w:date="2021-08-15T10:13:00Z">
        <w:r w:rsidR="00CA3C31">
          <w:t>)</w:t>
        </w:r>
      </w:ins>
      <w:ins w:id="238" w:author="Renata M. Diaz" w:date="2021-08-15T10:01:00Z">
        <w:r w:rsidR="00C305F0">
          <w:t xml:space="preserve">. </w:t>
        </w:r>
      </w:ins>
      <w:ins w:id="239" w:author="Renata M. Diaz" w:date="2021-08-15T11:03:00Z">
        <w:r w:rsidR="0090771F">
          <w:rPr>
            <w:i/>
          </w:rPr>
          <w:t xml:space="preserve">C. </w:t>
        </w:r>
        <w:proofErr w:type="spellStart"/>
        <w:r w:rsidR="0090771F" w:rsidRPr="0090771F">
          <w:rPr>
            <w:i/>
          </w:rPr>
          <w:t>baliey</w:t>
        </w:r>
      </w:ins>
      <w:ins w:id="240" w:author="Renata M. Diaz" w:date="2021-08-15T11:04:00Z">
        <w:r w:rsidR="0090771F">
          <w:rPr>
            <w:i/>
          </w:rPr>
          <w:t>i</w:t>
        </w:r>
      </w:ins>
      <w:proofErr w:type="spellEnd"/>
      <w:ins w:id="241" w:author="Renata M. Diaz" w:date="2021-08-15T11:05:00Z">
        <w:r w:rsidR="002B0CAA">
          <w:rPr>
            <w:i/>
          </w:rPr>
          <w:t xml:space="preserve"> </w:t>
        </w:r>
      </w:ins>
      <w:ins w:id="242" w:author="Renata M. Diaz" w:date="2021-08-15T11:06:00Z">
        <w:r w:rsidR="002B0CAA">
          <w:rPr>
            <w:iCs/>
          </w:rPr>
          <w:t xml:space="preserve">is more similar in size, and presumably other traits, to kangaroo rats than are the other species found at the site, and its </w:t>
        </w:r>
      </w:ins>
      <w:ins w:id="243" w:author="Renata M. Diaz" w:date="2021-08-15T11:04:00Z">
        <w:r w:rsidR="0090771F">
          <w:rPr>
            <w:iCs/>
          </w:rPr>
          <w:t>dispersal to the site drove a pronounced increase in energetic compensation (Ernest and Brown 2001).</w:t>
        </w:r>
        <w:r w:rsidR="00AC5367">
          <w:rPr>
            <w:i/>
          </w:rPr>
          <w:t xml:space="preserve"> </w:t>
        </w:r>
      </w:ins>
      <w:ins w:id="244" w:author="Renata M. Diaz" w:date="2021-08-15T10:01:00Z">
        <w:r w:rsidR="00C305F0" w:rsidRPr="0090771F">
          <w:rPr>
            <w:iCs/>
            <w:rPrChange w:id="245" w:author="Renata M. Diaz" w:date="2021-08-15T11:04:00Z">
              <w:rPr/>
            </w:rPrChange>
          </w:rPr>
          <w:t>Following</w:t>
        </w:r>
        <w:r w:rsidR="00C305F0">
          <w:t xml:space="preserve"> a second reorganization event ca. 2010, </w:t>
        </w:r>
        <w:r w:rsidR="00C305F0">
          <w:rPr>
            <w:i/>
          </w:rPr>
          <w:t xml:space="preserve">C. </w:t>
        </w:r>
        <w:proofErr w:type="spellStart"/>
        <w:r w:rsidR="00C305F0">
          <w:rPr>
            <w:i/>
          </w:rPr>
          <w:t>baileyi</w:t>
        </w:r>
        <w:proofErr w:type="spellEnd"/>
        <w:r w:rsidR="00C305F0">
          <w:rPr>
            <w:i/>
          </w:rPr>
          <w:t xml:space="preserve"> </w:t>
        </w:r>
        <w:r w:rsidR="00C305F0">
          <w:t>has become relatively scarce, but remains present in the community</w:t>
        </w:r>
      </w:ins>
      <w:ins w:id="246" w:author="Renata M. Diaz" w:date="2021-08-15T10:13:00Z">
        <w:r w:rsidR="0088731B">
          <w:t xml:space="preserve"> (Christensen et al. 201</w:t>
        </w:r>
      </w:ins>
      <w:ins w:id="247" w:author="Renata M. Diaz" w:date="2021-08-15T11:01:00Z">
        <w:r w:rsidR="007C459B">
          <w:t>8</w:t>
        </w:r>
      </w:ins>
      <w:ins w:id="248" w:author="Renata M. Diaz" w:date="2021-08-15T10:13:00Z">
        <w:r w:rsidR="0088731B">
          <w:t>)</w:t>
        </w:r>
      </w:ins>
      <w:ins w:id="249" w:author="Renata M. Diaz" w:date="2021-08-15T10:01:00Z">
        <w:r w:rsidR="00C305F0">
          <w:t xml:space="preserve">. </w:t>
        </w:r>
      </w:ins>
      <w:ins w:id="250" w:author="Renata M. Diaz" w:date="2021-08-15T10:03:00Z">
        <w:r w:rsidR="00283E5B">
          <w:t xml:space="preserve">Finally, over the course of this experiment, the habitat at the study site has transitioned from </w:t>
        </w:r>
      </w:ins>
      <w:ins w:id="251" w:author="Renata M. Diaz" w:date="2021-08-15T10:08:00Z">
        <w:r w:rsidR="001E04CF">
          <w:t xml:space="preserve">desert </w:t>
        </w:r>
      </w:ins>
      <w:ins w:id="252" w:author="Renata M. Diaz" w:date="2021-08-15T10:03:00Z">
        <w:r w:rsidR="00283E5B">
          <w:t xml:space="preserve">grassland to </w:t>
        </w:r>
      </w:ins>
      <w:ins w:id="253" w:author="Renata M. Diaz" w:date="2021-08-15T10:08:00Z">
        <w:r w:rsidR="000E34F9">
          <w:t>scrub</w:t>
        </w:r>
      </w:ins>
      <w:ins w:id="254" w:author="Renata M. Diaz" w:date="2021-08-15T10:06:00Z">
        <w:r w:rsidR="00056C14">
          <w:t>, driving a shift in baseline rodent community composition</w:t>
        </w:r>
      </w:ins>
      <w:ins w:id="255" w:author="Renata M. Diaz" w:date="2021-08-15T10:07:00Z">
        <w:r w:rsidR="00056C14">
          <w:t xml:space="preserve"> away from kangaroo rats and favoring </w:t>
        </w:r>
        <w:r w:rsidR="0091742B">
          <w:t>othe</w:t>
        </w:r>
        <w:r w:rsidR="006E64C3">
          <w:t>r, smaller, granivores</w:t>
        </w:r>
      </w:ins>
      <w:ins w:id="256" w:author="Renata M. Diaz" w:date="2021-08-15T10:14:00Z">
        <w:r w:rsidR="0065592C">
          <w:t xml:space="preserve"> (Ernest et al. 2008)</w:t>
        </w:r>
      </w:ins>
      <w:ins w:id="257" w:author="Renata M. Diaz" w:date="2021-08-15T10:07:00Z">
        <w:r w:rsidR="006E64C3">
          <w:t xml:space="preserve">. </w:t>
        </w:r>
      </w:ins>
      <w:ins w:id="258" w:author="Renata M. Diaz" w:date="2021-08-15T09:59:00Z">
        <w:r w:rsidR="00B71038">
          <w:t xml:space="preserve">By making </w:t>
        </w:r>
        <w:r w:rsidR="00B71038">
          <w:lastRenderedPageBreak/>
          <w:t xml:space="preserve">comparisons across these time periods, we explored </w:t>
        </w:r>
      </w:ins>
      <w:ins w:id="259" w:author="Renata M. Diaz" w:date="2021-08-15T09:57:00Z">
        <w:r w:rsidR="00B71038">
          <w:t xml:space="preserve">how </w:t>
        </w:r>
      </w:ins>
      <w:ins w:id="260" w:author="Renata M. Diaz" w:date="2021-08-15T09:58:00Z">
        <w:r w:rsidR="00B71038">
          <w:t>changes to dispersal limitation, functional overlap between species</w:t>
        </w:r>
      </w:ins>
      <w:ins w:id="261" w:author="Renata M. Diaz" w:date="2021-08-15T10:07:00Z">
        <w:r w:rsidR="00EE055A">
          <w:t xml:space="preserve">, and baseline community composition </w:t>
        </w:r>
      </w:ins>
      <w:ins w:id="262" w:author="Renata M. Diaz" w:date="2021-08-15T09:59:00Z">
        <w:r w:rsidR="00B71038">
          <w:t xml:space="preserve">have </w:t>
        </w:r>
      </w:ins>
      <w:ins w:id="263" w:author="Renata M. Diaz" w:date="2021-08-15T09:58:00Z">
        <w:r w:rsidR="00B71038">
          <w:t>contribute</w:t>
        </w:r>
      </w:ins>
      <w:ins w:id="264" w:author="Renata M. Diaz" w:date="2021-08-15T10:00:00Z">
        <w:r w:rsidR="00C305F0">
          <w:t>d</w:t>
        </w:r>
      </w:ins>
      <w:ins w:id="265" w:author="Renata M. Diaz" w:date="2021-08-15T09:58:00Z">
        <w:r w:rsidR="00B71038">
          <w:t xml:space="preserve"> to changes in energetic compensation and </w:t>
        </w:r>
        <w:proofErr w:type="spellStart"/>
        <w:r w:rsidR="00B71038">
          <w:rPr>
            <w:i/>
          </w:rPr>
          <w:t>Etot</w:t>
        </w:r>
      </w:ins>
      <w:proofErr w:type="spellEnd"/>
      <w:ins w:id="266" w:author="Renata M. Diaz" w:date="2021-08-15T09:59:00Z">
        <w:r w:rsidR="00B71038">
          <w:rPr>
            <w:i/>
          </w:rPr>
          <w:t xml:space="preserve"> </w:t>
        </w:r>
        <w:r w:rsidR="00B71038">
          <w:rPr>
            <w:iCs/>
          </w:rPr>
          <w:t>over time</w:t>
        </w:r>
      </w:ins>
      <w:ins w:id="267" w:author="Renata M. Diaz" w:date="2021-08-15T09:58:00Z">
        <w:r w:rsidR="00B71038">
          <w:rPr>
            <w:i/>
          </w:rPr>
          <w:t xml:space="preserve">. </w:t>
        </w:r>
      </w:ins>
    </w:p>
    <w:p w14:paraId="35D05AC0" w14:textId="7ACB4D5C" w:rsidR="00364807" w:rsidRPr="00BE116B" w:rsidDel="00C305F0" w:rsidRDefault="00364807">
      <w:pPr>
        <w:ind w:firstLine="720"/>
        <w:rPr>
          <w:del w:id="268" w:author="Renata M. Diaz" w:date="2021-08-15T10:01:00Z"/>
        </w:rPr>
        <w:pPrChange w:id="269" w:author="Renata M. Diaz" w:date="2021-08-15T09:59:00Z">
          <w:pPr/>
        </w:pPrChange>
      </w:pPr>
    </w:p>
    <w:p w14:paraId="5A4085CD" w14:textId="2455840F" w:rsidR="004E0767" w:rsidDel="008C69FF" w:rsidRDefault="00483C0E" w:rsidP="000A02A7">
      <w:pPr>
        <w:ind w:firstLine="720"/>
        <w:rPr>
          <w:del w:id="270" w:author="Renata M. Diaz" w:date="2021-08-14T18:43:00Z"/>
        </w:rPr>
      </w:pPr>
      <w:del w:id="271"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272" w:author="Renata M. Diaz" w:date="2021-08-14T18:43:00Z"/>
          <w:iCs/>
        </w:rPr>
      </w:pPr>
      <w:del w:id="273"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274" w:author="Renata M. Diaz" w:date="2021-08-15T11:06:00Z">
        <w:r w:rsidR="00E639A7">
          <w:rPr>
            <w:i/>
          </w:rPr>
          <w:t>ipodomys</w:t>
        </w:r>
      </w:ins>
      <w:proofErr w:type="spellEnd"/>
      <w:del w:id="275"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276"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w:t>
      </w:r>
      <w:r w:rsidR="00E34E8D">
        <w:rPr>
          <w:iCs/>
        </w:rPr>
        <w:lastRenderedPageBreak/>
        <w:t xml:space="preserve">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rsidP="00F32D35">
      <w:pPr>
        <w:pStyle w:val="Writing"/>
        <w:rPr>
          <w:iCs/>
        </w:rPr>
        <w:pPrChange w:id="277"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278" w:author="Renata M. Diaz" w:date="2021-08-15T10:36:00Z" w:name="move79916228"/>
      <w:moveTo w:id="279" w:author="Renata M. Diaz" w:date="2021-08-15T10:36:00Z">
        <w:del w:id="280" w:author="Renata M. Diaz" w:date="2021-08-15T10:45:00Z">
          <w:r w:rsidR="00191FE5" w:rsidDel="00F2478D">
            <w:rPr>
              <w:iCs/>
            </w:rPr>
            <w:delText>calculated the proportion of treatment-level energy use accounted for by</w:delText>
          </w:r>
        </w:del>
        <w:del w:id="281" w:author="Renata M. Diaz" w:date="2021-08-15T10:37:00Z">
          <w:r w:rsidR="00191FE5" w:rsidDel="00191FE5">
            <w:rPr>
              <w:iCs/>
            </w:rPr>
            <w:delText xml:space="preserve"> all </w:delText>
          </w:r>
        </w:del>
        <w:del w:id="282" w:author="Renata M. Diaz" w:date="2021-08-15T10:36:00Z">
          <w:r w:rsidR="00191FE5" w:rsidDel="00191FE5">
            <w:rPr>
              <w:iCs/>
            </w:rPr>
            <w:delText>small</w:delText>
          </w:r>
        </w:del>
        <w:del w:id="283" w:author="Renata M. Diaz" w:date="2021-08-15T10:45:00Z">
          <w:r w:rsidR="00191FE5" w:rsidDel="00F2478D">
            <w:rPr>
              <w:iCs/>
            </w:rPr>
            <w:delText xml:space="preserve"> </w:delText>
          </w:r>
        </w:del>
      </w:moveTo>
      <w:ins w:id="284" w:author="Renata M. Diaz" w:date="2021-08-15T10:42:00Z">
        <w:r w:rsidR="00B05CDB">
          <w:t xml:space="preserve">To measure the overall impact of kangaroo rat removal on </w:t>
        </w:r>
        <w:proofErr w:type="spellStart"/>
        <w:r w:rsidR="00B05CDB">
          <w:rPr>
            <w:i/>
          </w:rPr>
          <w:t>Etot</w:t>
        </w:r>
        <w:proofErr w:type="spellEnd"/>
        <w:r w:rsidR="00B05CDB">
          <w:rPr>
            <w:iCs/>
          </w:rPr>
          <w:t xml:space="preserve">, we </w:t>
        </w:r>
      </w:ins>
      <w:ins w:id="285" w:author="Renata M. Diaz" w:date="2021-08-15T10:43:00Z">
        <w:r w:rsidR="00B05CDB">
          <w:rPr>
            <w:iCs/>
          </w:rPr>
          <w:t xml:space="preserve">calculated the ratio of </w:t>
        </w:r>
      </w:ins>
      <w:ins w:id="286" w:author="Renata M. Diaz" w:date="2021-08-15T10:44:00Z">
        <w:r w:rsidR="00B05CDB">
          <w:rPr>
            <w:iCs/>
          </w:rPr>
          <w:t xml:space="preserve">treatment-level </w:t>
        </w:r>
      </w:ins>
      <w:proofErr w:type="spellStart"/>
      <w:ins w:id="287" w:author="Renata M. Diaz" w:date="2021-08-15T10:43:00Z">
        <w:r w:rsidR="00B05CDB">
          <w:rPr>
            <w:i/>
          </w:rPr>
          <w:t>Etot</w:t>
        </w:r>
        <w:proofErr w:type="spellEnd"/>
        <w:r w:rsidR="00B05CDB">
          <w:rPr>
            <w:i/>
          </w:rPr>
          <w:t xml:space="preserve"> </w:t>
        </w:r>
      </w:ins>
      <w:ins w:id="288" w:author="Renata M. Diaz" w:date="2021-08-15T10:44:00Z">
        <w:r w:rsidR="00B05CDB">
          <w:rPr>
            <w:iCs/>
          </w:rPr>
          <w:t>for</w:t>
        </w:r>
      </w:ins>
      <w:ins w:id="289" w:author="Renata M. Diaz" w:date="2021-08-15T10:43:00Z">
        <w:r w:rsidR="00B05CDB">
          <w:rPr>
            <w:iCs/>
          </w:rPr>
          <w:t xml:space="preserve"> </w:t>
        </w:r>
      </w:ins>
      <w:ins w:id="290" w:author="Renata M. Diaz" w:date="2021-08-15T10:44:00Z">
        <w:r w:rsidR="00B05CDB">
          <w:rPr>
            <w:iCs/>
          </w:rPr>
          <w:t>kangaroo-rat exclosure</w:t>
        </w:r>
      </w:ins>
      <w:ins w:id="291" w:author="Renata M. Diaz" w:date="2021-08-15T10:43:00Z">
        <w:r w:rsidR="00B05CDB">
          <w:rPr>
            <w:iCs/>
          </w:rPr>
          <w:t xml:space="preserve"> plots </w:t>
        </w:r>
      </w:ins>
      <w:ins w:id="292" w:author="Renata M. Diaz" w:date="2021-08-15T10:44:00Z">
        <w:r w:rsidR="00B05CDB">
          <w:rPr>
            <w:iCs/>
          </w:rPr>
          <w:t>relative to unmanipulated control plots</w:t>
        </w:r>
      </w:ins>
      <w:ins w:id="293" w:author="Renata M. Diaz" w:date="2021-08-15T10:46:00Z">
        <w:r w:rsidR="0055358C">
          <w:rPr>
            <w:iCs/>
          </w:rPr>
          <w:t xml:space="preserve"> (Thibault et al 2010; Bledsoe and Ernest 2019)</w:t>
        </w:r>
      </w:ins>
      <w:ins w:id="294" w:author="Renata M. Diaz" w:date="2021-08-15T10:44:00Z">
        <w:r w:rsidR="00B05CDB">
          <w:t xml:space="preserve">. This quantity is distinct from energetic compensation, which we defined </w:t>
        </w:r>
      </w:ins>
      <w:ins w:id="295" w:author="Renata M. Diaz" w:date="2021-08-15T10:42:00Z">
        <w:r w:rsidR="00B05CDB">
          <w:t>as the proportion of the energy made available by removing kangaroo rats from the community that is taken up via compensatory increases in energy use by small granivores</w:t>
        </w:r>
      </w:ins>
      <w:ins w:id="296"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297" w:author="Renata M. Diaz" w:date="2021-08-15T10:45:00Z">
        <w:r w:rsidR="00F2478D">
          <w:t xml:space="preserve">. </w:t>
        </w:r>
      </w:ins>
      <w:ins w:id="298"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299" w:author="Renata M. Diaz" w:date="2021-08-15T10:45:00Z">
        <w:r w:rsidR="00650E88">
          <w:rPr>
            <w:iCs/>
          </w:rPr>
          <w:t>To compare these variables across time periods, we used generalized least squares models (</w:t>
        </w:r>
      </w:ins>
      <w:ins w:id="300" w:author="Renata M. Diaz" w:date="2021-08-15T10:46:00Z">
        <w:r w:rsidR="00DB42D5">
          <w:rPr>
            <w:iCs/>
          </w:rPr>
          <w:t xml:space="preserve">the R package </w:t>
        </w:r>
      </w:ins>
      <w:proofErr w:type="spellStart"/>
      <w:ins w:id="301" w:author="Renata M. Diaz" w:date="2021-08-15T10:45:00Z">
        <w:r w:rsidR="00650E88">
          <w:rPr>
            <w:i/>
          </w:rPr>
          <w:t>nlme</w:t>
        </w:r>
        <w:proofErr w:type="spellEnd"/>
        <w:r w:rsidR="00650E88">
          <w:rPr>
            <w:iCs/>
          </w:rPr>
          <w:t xml:space="preserve">; Pinheiro et al. 2020), accounting for temporal autocorrelation, using the form </w:t>
        </w:r>
        <w:r w:rsidR="00650E88">
          <w:rPr>
            <w:i/>
          </w:rPr>
          <w:t xml:space="preserve">response ~ </w:t>
        </w:r>
        <w:proofErr w:type="gramStart"/>
        <w:r w:rsidR="00650E88">
          <w:rPr>
            <w:i/>
          </w:rPr>
          <w:t>time period</w:t>
        </w:r>
        <w:proofErr w:type="gramEnd"/>
        <w:r w:rsidR="00650E88">
          <w:rPr>
            <w:iCs/>
          </w:rPr>
          <w:t xml:space="preserve"> + </w:t>
        </w:r>
        <w:r w:rsidR="00650E88">
          <w:rPr>
            <w:i/>
          </w:rPr>
          <w:t>CORCA1(census period)</w:t>
        </w:r>
        <w:r w:rsidR="00650E88">
          <w:rPr>
            <w:iCs/>
          </w:rPr>
          <w:t xml:space="preserve">, and calculated estimates and </w:t>
        </w:r>
        <w:r w:rsidR="00650E88">
          <w:rPr>
            <w:iCs/>
          </w:rPr>
          <w:lastRenderedPageBreak/>
          <w:t xml:space="preserve">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302" w:author="Renata M. Diaz" w:date="2021-08-15T10:59:00Z">
        <w:r w:rsidR="00F84F85">
          <w:t>kangaroo rats</w:t>
        </w:r>
      </w:ins>
      <w:ins w:id="303" w:author="Renata M. Diaz" w:date="2021-08-15T10:45:00Z">
        <w:r w:rsidR="00F2478D">
          <w:t xml:space="preserve"> </w:t>
        </w:r>
        <w:r w:rsidR="00F2478D" w:rsidRPr="00F32D35">
          <w:rPr>
            <w:rPrChange w:id="304" w:author="Renata M. Diaz" w:date="2021-08-15T11:17:00Z">
              <w:rPr/>
            </w:rPrChange>
          </w:rPr>
          <w:t>on control plots in each census period</w:t>
        </w:r>
      </w:ins>
      <w:ins w:id="305" w:author="Renata M. Diaz" w:date="2021-08-15T10:59:00Z">
        <w:r w:rsidR="00F84F85" w:rsidRPr="00F32D35">
          <w:rPr>
            <w:rPrChange w:id="306" w:author="Renata M. Diaz" w:date="2021-08-15T11:17:00Z">
              <w:rPr/>
            </w:rPrChange>
          </w:rPr>
          <w:t>.</w:t>
        </w:r>
      </w:ins>
      <w:ins w:id="307" w:author="Renata M. Diaz" w:date="2021-08-15T10:51:00Z">
        <w:r w:rsidR="00F84F85" w:rsidRPr="00F32D35">
          <w:rPr>
            <w:rPrChange w:id="308" w:author="Renata M. Diaz" w:date="2021-08-15T11:17:00Z">
              <w:rPr/>
            </w:rPrChange>
          </w:rPr>
          <w:t xml:space="preserve"> </w:t>
        </w:r>
      </w:ins>
      <w:ins w:id="309" w:author="Renata M. Diaz" w:date="2021-08-15T10:47:00Z">
        <w:r w:rsidR="00446278" w:rsidRPr="00F32D35">
          <w:rPr>
            <w:rPrChange w:id="310" w:author="Renata M. Diaz" w:date="2021-08-15T11:17:00Z">
              <w:rPr/>
            </w:rPrChange>
          </w:rPr>
          <w:t xml:space="preserve">Because proportional abundance is bounded 0-1 and is therefore not appropriate for generalized least squares, we </w:t>
        </w:r>
      </w:ins>
      <w:ins w:id="311" w:author="Renata M. Diaz" w:date="2021-08-15T10:45:00Z">
        <w:r w:rsidR="00F2478D" w:rsidRPr="00F32D35">
          <w:rPr>
            <w:rPrChange w:id="312" w:author="Renata M. Diaz" w:date="2021-08-15T11:17:00Z">
              <w:rPr/>
            </w:rPrChange>
          </w:rPr>
          <w:t xml:space="preserve">compared values across time periods using a generalized linear model with a quasibinomial link function. </w:t>
        </w:r>
      </w:ins>
      <w:ins w:id="313" w:author="Renata M. Diaz" w:date="2021-08-15T10:47:00Z">
        <w:r w:rsidR="00446278" w:rsidRPr="00F32D35">
          <w:rPr>
            <w:rPrChange w:id="314" w:author="Renata M. Diaz" w:date="2021-08-15T11:17:00Z">
              <w:rPr/>
            </w:rPrChange>
          </w:rPr>
          <w:t xml:space="preserve">Finally, we </w:t>
        </w:r>
      </w:ins>
      <w:ins w:id="315" w:author="Renata M. Diaz" w:date="2021-08-15T10:41:00Z">
        <w:r w:rsidR="00B05CDB" w:rsidRPr="00F32D35">
          <w:rPr>
            <w:rPrChange w:id="316" w:author="Renata M. Diaz" w:date="2021-08-15T11:17:00Z">
              <w:rPr/>
            </w:rPrChange>
          </w:rPr>
          <w:t>calculated</w:t>
        </w:r>
      </w:ins>
      <w:ins w:id="317" w:author="Renata M. Diaz" w:date="2021-08-15T10:39:00Z">
        <w:r w:rsidR="00B05CDB" w:rsidRPr="00F32D35">
          <w:rPr>
            <w:rPrChange w:id="318" w:author="Renata M. Diaz" w:date="2021-08-15T11:17:00Z">
              <w:rPr/>
            </w:rPrChange>
          </w:rPr>
          <w:t xml:space="preserve"> the proportional energy use of </w:t>
        </w:r>
      </w:ins>
      <w:moveTo w:id="319" w:author="Renata M. Diaz" w:date="2021-08-15T10:36:00Z">
        <w:del w:id="320" w:author="Renata M. Diaz" w:date="2021-08-15T10:38:00Z">
          <w:r w:rsidR="00191FE5" w:rsidRPr="00F32D35" w:rsidDel="00B05CDB">
            <w:rPr>
              <w:rPrChange w:id="321" w:author="Renata M. Diaz" w:date="2021-08-15T11:17:00Z">
                <w:rPr>
                  <w:iCs/>
                </w:rPr>
              </w:rPrChange>
            </w:rPr>
            <w:delText xml:space="preserve">granivores, and by </w:delText>
          </w:r>
        </w:del>
        <w:r w:rsidR="00191FE5" w:rsidRPr="00F32D35">
          <w:rPr>
            <w:rPrChange w:id="322" w:author="Renata M. Diaz" w:date="2021-08-15T11:17:00Z">
              <w:rPr>
                <w:i/>
              </w:rPr>
            </w:rPrChange>
          </w:rPr>
          <w:t xml:space="preserve">C. </w:t>
        </w:r>
        <w:proofErr w:type="spellStart"/>
        <w:r w:rsidR="00191FE5" w:rsidRPr="00F32D35">
          <w:rPr>
            <w:rPrChange w:id="323" w:author="Renata M. Diaz" w:date="2021-08-15T11:17:00Z">
              <w:rPr>
                <w:i/>
              </w:rPr>
            </w:rPrChange>
          </w:rPr>
          <w:t>baileyi</w:t>
        </w:r>
        <w:proofErr w:type="spellEnd"/>
        <w:r w:rsidR="00191FE5" w:rsidRPr="00F32D35">
          <w:rPr>
            <w:rPrChange w:id="324" w:author="Renata M. Diaz" w:date="2021-08-15T11:17:00Z">
              <w:rPr>
                <w:i/>
              </w:rPr>
            </w:rPrChange>
          </w:rPr>
          <w:t xml:space="preserve"> </w:t>
        </w:r>
        <w:r w:rsidR="00191FE5" w:rsidRPr="00F32D35">
          <w:rPr>
            <w:rPrChange w:id="325" w:author="Renata M. Diaz" w:date="2021-08-15T11:17:00Z">
              <w:rPr>
                <w:iCs/>
              </w:rPr>
            </w:rPrChange>
          </w:rPr>
          <w:t>specifically, on control and exclosure plots in each census perio</w:t>
        </w:r>
      </w:moveTo>
      <w:ins w:id="326" w:author="Renata M. Diaz" w:date="2021-08-15T10:47:00Z">
        <w:r w:rsidR="00446278" w:rsidRPr="00F32D35">
          <w:rPr>
            <w:rPrChange w:id="327" w:author="Renata M. Diaz" w:date="2021-08-15T11:17:00Z">
              <w:rPr>
                <w:iCs/>
              </w:rPr>
            </w:rPrChange>
          </w:rPr>
          <w:t xml:space="preserve">d. </w:t>
        </w:r>
      </w:ins>
      <w:moveTo w:id="328" w:author="Renata M. Diaz" w:date="2021-08-15T10:36:00Z">
        <w:del w:id="329" w:author="Renata M. Diaz" w:date="2021-08-15T10:47:00Z">
          <w:r w:rsidR="00191FE5" w:rsidRPr="00F32D35" w:rsidDel="00446278">
            <w:rPr>
              <w:rPrChange w:id="330" w:author="Renata M. Diaz" w:date="2021-08-15T11:17:00Z">
                <w:rPr>
                  <w:iCs/>
                </w:rPr>
              </w:rPrChange>
            </w:rPr>
            <w:delText>d. Because these values are bounded from 0-1 and are therefore not appropriate for generalized least squares, we tested</w:delText>
          </w:r>
        </w:del>
        <w:del w:id="331" w:author="Renata M. Diaz" w:date="2021-08-15T10:48:00Z">
          <w:r w:rsidR="00191FE5" w:rsidRPr="00F32D35" w:rsidDel="00446278">
            <w:rPr>
              <w:rPrChange w:id="332" w:author="Renata M. Diaz" w:date="2021-08-15T11:17:00Z">
                <w:rPr>
                  <w:iCs/>
                </w:rPr>
              </w:rPrChange>
            </w:rPr>
            <w:delText xml:space="preserve"> </w:delText>
          </w:r>
        </w:del>
      </w:moveTo>
      <w:ins w:id="333" w:author="Renata M. Diaz" w:date="2021-08-15T10:48:00Z">
        <w:r w:rsidR="00446278" w:rsidRPr="00F32D35">
          <w:rPr>
            <w:rPrChange w:id="334" w:author="Renata M. Diaz" w:date="2021-08-15T11:17:00Z">
              <w:rPr>
                <w:i/>
              </w:rPr>
            </w:rPrChange>
          </w:rPr>
          <w:t xml:space="preserve">C. </w:t>
        </w:r>
        <w:proofErr w:type="spellStart"/>
        <w:r w:rsidR="00446278" w:rsidRPr="00F32D35">
          <w:rPr>
            <w:rPrChange w:id="335" w:author="Renata M. Diaz" w:date="2021-08-15T11:17:00Z">
              <w:rPr>
                <w:i/>
              </w:rPr>
            </w:rPrChange>
          </w:rPr>
          <w:t>baileyi</w:t>
        </w:r>
        <w:proofErr w:type="spellEnd"/>
        <w:r w:rsidR="00446278" w:rsidRPr="00F32D35">
          <w:rPr>
            <w:rPrChange w:id="336" w:author="Renata M. Diaz" w:date="2021-08-15T11:17:00Z">
              <w:rPr>
                <w:i/>
              </w:rPr>
            </w:rPrChange>
          </w:rPr>
          <w:t xml:space="preserve"> </w:t>
        </w:r>
        <w:r w:rsidR="00446278" w:rsidRPr="00F32D35">
          <w:rPr>
            <w:rPrChange w:id="337" w:author="Renata M. Diaz" w:date="2021-08-15T11:17:00Z">
              <w:rPr>
                <w:iCs/>
              </w:rPr>
            </w:rPrChange>
          </w:rPr>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w:t>
        </w:r>
        <w:proofErr w:type="gramStart"/>
        <w:r w:rsidR="00863982">
          <w:rPr>
            <w:i/>
          </w:rPr>
          <w:t>time period</w:t>
        </w:r>
        <w:proofErr w:type="gramEnd"/>
        <w:r w:rsidR="00863982">
          <w:rPr>
            <w:i/>
          </w:rPr>
          <w:t xml:space="preserve">. * </w:t>
        </w:r>
        <w:r w:rsidR="00863982" w:rsidRPr="00863982">
          <w:rPr>
            <w:i/>
          </w:rPr>
          <w:t>treatment</w:t>
        </w:r>
      </w:ins>
      <w:ins w:id="338" w:author="Renata M. Diaz" w:date="2021-08-15T10:49:00Z">
        <w:r w:rsidR="00863982">
          <w:rPr>
            <w:i/>
          </w:rPr>
          <w:t>.</w:t>
        </w:r>
      </w:ins>
      <w:moveTo w:id="339" w:author="Renata M. Diaz" w:date="2021-08-15T10:36:00Z">
        <w:del w:id="340" w:author="Renata M. Diaz" w:date="2021-08-15T10:49:00Z">
          <w:r w:rsidR="00191FE5" w:rsidRPr="00863982" w:rsidDel="00863982">
            <w:rPr>
              <w:i/>
              <w:rPrChange w:id="341"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342"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343" w:author="Renata M. Diaz" w:date="2021-08-15T10:49:00Z">
          <w:r w:rsidR="00191FE5" w:rsidDel="00863982">
            <w:rPr>
              <w:iCs/>
            </w:rPr>
            <w:delText>.</w:delText>
          </w:r>
          <w:r w:rsidR="00191FE5" w:rsidDel="00863982">
            <w:rPr>
              <w:i/>
            </w:rPr>
            <w:delText xml:space="preserve"> </w:delText>
          </w:r>
        </w:del>
      </w:moveTo>
      <w:moveToRangeEnd w:id="278"/>
      <w:del w:id="344" w:author="Renata M. Diaz" w:date="2021-08-15T10:49:00Z">
        <w:r w:rsidR="009136F7" w:rsidDel="00863982">
          <w:delText xml:space="preserve">We </w:delText>
        </w:r>
      </w:del>
      <w:del w:id="345"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346"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347"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348" w:author="Renata M. Diaz" w:date="2021-08-15T10:15:00Z">
        <w:r w:rsidDel="00663422">
          <w:rPr>
            <w:iCs/>
          </w:rPr>
          <w:delText>This quantity is</w:delText>
        </w:r>
      </w:del>
      <w:del w:id="349"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350"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351" w:author="Renata M. Diaz" w:date="2021-08-15T10:36:00Z" w:name="move79916228"/>
      <w:moveFrom w:id="352" w:author="Renata M. Diaz" w:date="2021-08-15T10:36:00Z">
        <w:del w:id="353"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351"/>
      <w:del w:id="354"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367B0BE2" w14:textId="5EBBB787" w:rsidR="003C0C41" w:rsidDel="00FD17CD" w:rsidRDefault="003C0C41" w:rsidP="003C0C41">
      <w:pPr>
        <w:rPr>
          <w:del w:id="355" w:author="Renata M. Diaz" w:date="2021-08-14T18:43:00Z"/>
          <w:i/>
          <w:iCs/>
        </w:rPr>
      </w:pPr>
      <w:del w:id="356" w:author="Renata M. Diaz" w:date="2021-08-14T18:43:00Z">
        <w:r w:rsidDel="00FD17CD">
          <w:rPr>
            <w:i/>
            <w:iCs/>
          </w:rPr>
          <w:delText>Plant community composition</w:delText>
        </w:r>
      </w:del>
    </w:p>
    <w:p w14:paraId="4E7C8B91" w14:textId="6EAA490C" w:rsidR="00A631DB" w:rsidDel="00FD17CD" w:rsidRDefault="00A631DB" w:rsidP="003C0C41">
      <w:pPr>
        <w:rPr>
          <w:del w:id="357" w:author="Renata M. Diaz" w:date="2021-08-14T18:43:00Z"/>
        </w:rPr>
      </w:pPr>
      <w:del w:id="358"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359" w:author="Renata M. Diaz" w:date="2021-08-14T18:43:00Z"/>
          <w:iCs/>
        </w:rPr>
      </w:pPr>
      <w:del w:id="360"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361" w:author="Renata M. Diaz" w:date="2021-08-14T18:43:00Z"/>
          <w:i/>
          <w:iCs/>
        </w:rPr>
      </w:pPr>
      <w:del w:id="362"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363" w:author="Renata M. Diaz" w:date="2021-08-14T18:43:00Z"/>
        </w:rPr>
      </w:pPr>
      <w:del w:id="364"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Del="00F32D35" w:rsidRDefault="001B1354" w:rsidP="001B1354">
      <w:pPr>
        <w:pStyle w:val="Heading1"/>
        <w:rPr>
          <w:del w:id="365" w:author="Renata M. Diaz" w:date="2021-08-15T11:16:00Z"/>
        </w:rPr>
      </w:pPr>
      <w:r>
        <w:t>Results</w:t>
      </w:r>
      <w:r w:rsidR="0050784D">
        <w:t xml:space="preserve"> and </w:t>
      </w:r>
      <w:r w:rsidR="005D6E86">
        <w:t>D</w:t>
      </w:r>
      <w:r>
        <w:t>iscussion</w:t>
      </w:r>
    </w:p>
    <w:p w14:paraId="2111154B" w14:textId="77777777" w:rsidR="00F32D35" w:rsidRDefault="00F32D35" w:rsidP="00F32D35">
      <w:pPr>
        <w:pStyle w:val="Heading1"/>
        <w:rPr>
          <w:ins w:id="366" w:author="Renata M. Diaz" w:date="2021-08-15T11:16:00Z"/>
        </w:rPr>
        <w:pPrChange w:id="367" w:author="Renata M. Diaz" w:date="2021-08-15T11:16:00Z">
          <w:pPr>
            <w:ind w:firstLine="720"/>
          </w:pPr>
        </w:pPrChange>
      </w:pPr>
    </w:p>
    <w:p w14:paraId="3E68B195" w14:textId="5E1E3F5D" w:rsidR="00F32D35" w:rsidRDefault="00F32D35" w:rsidP="00F32D35">
      <w:pPr>
        <w:pStyle w:val="Writing"/>
        <w:ind w:firstLine="0"/>
        <w:rPr>
          <w:ins w:id="368" w:author="Renata M. Diaz" w:date="2021-08-15T11:40:00Z"/>
          <w:iCs/>
        </w:rPr>
      </w:pPr>
      <w:ins w:id="369" w:author="Renata M. Diaz" w:date="2021-08-15T11:16:00Z">
        <w:r>
          <w:tab/>
        </w:r>
      </w:ins>
      <w:ins w:id="370" w:author="Renata M. Diaz" w:date="2021-08-15T11:18:00Z">
        <w:r>
          <w:t>The</w:t>
        </w:r>
      </w:ins>
      <w:ins w:id="371" w:author="Renata M. Diaz" w:date="2021-08-15T11:16:00Z">
        <w:r>
          <w:t xml:space="preserve"> overall effect of kangaroo rat removal on </w:t>
        </w:r>
        <w:proofErr w:type="spellStart"/>
        <w:r>
          <w:rPr>
            <w:i/>
            <w:iCs/>
          </w:rPr>
          <w:t>Etot</w:t>
        </w:r>
        <w:proofErr w:type="spellEnd"/>
        <w:r>
          <w:rPr>
            <w:i/>
            <w:iCs/>
          </w:rPr>
          <w:t xml:space="preserve"> </w:t>
        </w:r>
      </w:ins>
      <w:ins w:id="372" w:author="Renata M. Diaz" w:date="2021-08-15T11:18:00Z">
        <w:r>
          <w:t>has</w:t>
        </w:r>
      </w:ins>
      <w:ins w:id="373" w:author="Renata M. Diaz" w:date="2021-08-15T11:17:00Z">
        <w:r>
          <w:t xml:space="preserve"> shifted</w:t>
        </w:r>
      </w:ins>
      <w:ins w:id="374" w:author="Renata M. Diaz" w:date="2021-08-15T11:18:00Z">
        <w:r>
          <w:t xml:space="preserve"> repeatedly in this system, driven at different </w:t>
        </w:r>
      </w:ins>
      <w:ins w:id="375" w:author="Renata M. Diaz" w:date="2021-08-15T11:20:00Z">
        <w:r>
          <w:t>times</w:t>
        </w:r>
      </w:ins>
      <w:ins w:id="376" w:author="Renata M. Diaz" w:date="2021-08-15T11:18:00Z">
        <w:r>
          <w:t xml:space="preserve"> by changes to energetic compensation through dispersal</w:t>
        </w:r>
      </w:ins>
      <w:ins w:id="377" w:author="Renata M. Diaz" w:date="2021-08-15T11:19:00Z">
        <w:r>
          <w:t xml:space="preserve">, </w:t>
        </w:r>
      </w:ins>
      <w:ins w:id="378" w:author="Renata M. Diaz" w:date="2021-08-15T11:18:00Z">
        <w:r>
          <w:t xml:space="preserve">changes in </w:t>
        </w:r>
      </w:ins>
      <w:ins w:id="379" w:author="Renata M. Diaz" w:date="2021-08-15T11:19:00Z">
        <w:r>
          <w:t xml:space="preserve">compensation due to changing </w:t>
        </w:r>
      </w:ins>
      <w:ins w:id="380" w:author="Renata M. Diaz" w:date="2021-08-15T11:18:00Z">
        <w:r>
          <w:t>functional overlap among the same species</w:t>
        </w:r>
      </w:ins>
      <w:ins w:id="381" w:author="Renata M. Diaz" w:date="2021-08-15T11:19:00Z">
        <w:r>
          <w:t>, and shifts in baseline community composition.</w:t>
        </w:r>
      </w:ins>
      <w:ins w:id="382" w:author="Renata M. Diaz" w:date="2021-08-15T11:20:00Z">
        <w:r>
          <w:t xml:space="preserve"> </w:t>
        </w:r>
      </w:ins>
      <w:ins w:id="383" w:author="Renata M. Diaz" w:date="2021-08-15T11:21:00Z">
        <w:r w:rsidR="003B1943">
          <w:t>In the first transition</w:t>
        </w:r>
      </w:ins>
      <w:ins w:id="384" w:author="Renata M. Diaz" w:date="2021-08-15T11:38:00Z">
        <w:r w:rsidR="00E73CD3">
          <w:t>,</w:t>
        </w:r>
      </w:ins>
      <w:ins w:id="385" w:author="Renata M. Diaz" w:date="2021-08-15T11:39:00Z">
        <w:r w:rsidR="00F53DBC">
          <w:t xml:space="preserve"> </w:t>
        </w:r>
        <w:r w:rsidR="0005234E">
          <w:t xml:space="preserve">in 1996-97, </w:t>
        </w:r>
      </w:ins>
      <w:ins w:id="386" w:author="Renata M. Diaz" w:date="2021-08-15T11:22:00Z">
        <w:r w:rsidR="003B1943">
          <w:t>energetic com</w:t>
        </w:r>
      </w:ins>
      <w:ins w:id="387" w:author="Renata M. Diaz" w:date="2021-08-15T11:23:00Z">
        <w:r w:rsidR="003B1943">
          <w:t xml:space="preserve">pensation </w:t>
        </w:r>
        <w:r w:rsidR="006A4F93">
          <w:rPr>
            <w:iCs/>
          </w:rPr>
          <w:t xml:space="preserve">increased dramatically </w:t>
        </w:r>
        <w:r w:rsidR="006A4F93">
          <w:t xml:space="preserve">following the </w:t>
        </w:r>
      </w:ins>
      <w:ins w:id="388" w:author="Renata M. Diaz" w:date="2021-08-15T11:25:00Z">
        <w:r w:rsidR="006A4F93">
          <w:t>arrival</w:t>
        </w:r>
      </w:ins>
      <w:ins w:id="389" w:author="Renata M. Diaz" w:date="2021-08-15T11:23:00Z">
        <w:r w:rsidR="006A4F93">
          <w:t xml:space="preserve"> of </w:t>
        </w:r>
        <w:r w:rsidR="006A4F93">
          <w:rPr>
            <w:i/>
            <w:iCs/>
          </w:rPr>
          <w:t xml:space="preserve">C. </w:t>
        </w:r>
        <w:proofErr w:type="spellStart"/>
        <w:r w:rsidR="006A4F93">
          <w:rPr>
            <w:i/>
            <w:iCs/>
          </w:rPr>
          <w:t>baileyi</w:t>
        </w:r>
      </w:ins>
      <w:proofErr w:type="spellEnd"/>
      <w:ins w:id="390" w:author="Renata M. Diaz" w:date="2021-08-15T11:39:00Z">
        <w:r w:rsidR="0005234E">
          <w:rPr>
            <w:i/>
            <w:iCs/>
          </w:rPr>
          <w:t xml:space="preserve">, </w:t>
        </w:r>
      </w:ins>
      <w:ins w:id="391" w:author="Renata M. Diaz" w:date="2021-08-15T11:29:00Z">
        <w:r w:rsidR="006A4F93">
          <w:t>from an average of 18% to 54%</w:t>
        </w:r>
      </w:ins>
      <w:ins w:id="392" w:author="Renata M. Diaz" w:date="2021-08-15T11:23:00Z">
        <w:r w:rsidR="006A4F93">
          <w:t>.</w:t>
        </w:r>
      </w:ins>
      <w:ins w:id="393" w:author="Renata M. Diaz" w:date="2021-08-15T11:25:00Z">
        <w:r w:rsidR="006A4F93">
          <w:t xml:space="preserve"> </w:t>
        </w:r>
      </w:ins>
      <w:ins w:id="394" w:author="Renata M. Diaz" w:date="2021-08-15T11:29:00Z">
        <w:r w:rsidR="006A4F93">
          <w:t xml:space="preserve">Over roughly the same </w:t>
        </w:r>
        <w:proofErr w:type="gramStart"/>
        <w:r w:rsidR="006A4F93">
          <w:t>time period</w:t>
        </w:r>
      </w:ins>
      <w:proofErr w:type="gramEnd"/>
      <w:ins w:id="395" w:author="Renata M. Diaz" w:date="2021-08-15T11:32:00Z">
        <w:r w:rsidR="006A4F93">
          <w:t xml:space="preserve"> – but more </w:t>
        </w:r>
      </w:ins>
      <w:ins w:id="396" w:author="Renata M. Diaz" w:date="2021-08-15T11:39:00Z">
        <w:r w:rsidR="00404DF0">
          <w:t>gradually</w:t>
        </w:r>
      </w:ins>
      <w:ins w:id="397" w:author="Renata M. Diaz" w:date="2021-08-15T11:32:00Z">
        <w:r w:rsidR="006A4F93">
          <w:t xml:space="preserve"> – </w:t>
        </w:r>
      </w:ins>
      <w:ins w:id="398" w:author="Renata M. Diaz" w:date="2021-08-15T11:28:00Z">
        <w:r w:rsidR="006A4F93">
          <w:t xml:space="preserve">the </w:t>
        </w:r>
      </w:ins>
      <w:ins w:id="399" w:author="Renata M. Diaz" w:date="2021-08-15T11:31:00Z">
        <w:r w:rsidR="006A4F93">
          <w:t xml:space="preserve">proportion of </w:t>
        </w:r>
        <w:proofErr w:type="spellStart"/>
        <w:r w:rsidR="006A4F93">
          <w:rPr>
            <w:i/>
          </w:rPr>
          <w:t>Etot</w:t>
        </w:r>
        <w:proofErr w:type="spellEnd"/>
        <w:r w:rsidR="006A4F93">
          <w:rPr>
            <w:i/>
          </w:rPr>
          <w:t xml:space="preserve"> </w:t>
        </w:r>
        <w:r w:rsidR="006A4F93">
          <w:rPr>
            <w:iCs/>
          </w:rPr>
          <w:t>on control plots accounted for by</w:t>
        </w:r>
      </w:ins>
      <w:ins w:id="400" w:author="Renata M. Diaz" w:date="2021-08-15T11:28:00Z">
        <w:r w:rsidR="006A4F93">
          <w:t xml:space="preserve"> kangaroo rats decreased</w:t>
        </w:r>
      </w:ins>
      <w:ins w:id="401" w:author="Renata M. Diaz" w:date="2021-08-15T11:30:00Z">
        <w:r w:rsidR="006A4F93">
          <w:t>, from an average of 92% to 71%</w:t>
        </w:r>
      </w:ins>
      <w:ins w:id="402" w:author="Renata M. Diaz" w:date="2021-08-15T11:31:00Z">
        <w:r w:rsidR="006A4F93">
          <w:t xml:space="preserve">. </w:t>
        </w:r>
      </w:ins>
      <w:ins w:id="403" w:author="Renata M. Diaz" w:date="2021-08-15T11:34:00Z">
        <w:r w:rsidR="00E73CD3">
          <w:t>These combined</w:t>
        </w:r>
      </w:ins>
      <w:ins w:id="404" w:author="Renata M. Diaz" w:date="2021-08-15T11:31:00Z">
        <w:r w:rsidR="006A4F93">
          <w:t xml:space="preserve"> changes</w:t>
        </w:r>
      </w:ins>
      <w:ins w:id="405" w:author="Renata M. Diaz" w:date="2021-08-15T11:35:00Z">
        <w:r w:rsidR="00E73CD3">
          <w:t xml:space="preserve">, and especially the increase in energetic compensation driven by </w:t>
        </w:r>
        <w:r w:rsidR="00E73CD3">
          <w:rPr>
            <w:i/>
            <w:iCs/>
          </w:rPr>
          <w:t xml:space="preserve">C. </w:t>
        </w:r>
        <w:proofErr w:type="spellStart"/>
        <w:r w:rsidR="00E73CD3">
          <w:rPr>
            <w:i/>
            <w:iCs/>
          </w:rPr>
          <w:t>baileyi</w:t>
        </w:r>
        <w:proofErr w:type="spellEnd"/>
        <w:r w:rsidR="00E73CD3">
          <w:t xml:space="preserve">, </w:t>
        </w:r>
      </w:ins>
      <w:ins w:id="406" w:author="Renata M. Diaz" w:date="2021-08-15T11:31:00Z">
        <w:r w:rsidR="006A4F93">
          <w:t xml:space="preserve">resulted in </w:t>
        </w:r>
      </w:ins>
      <w:ins w:id="407" w:author="Renata M. Diaz" w:date="2021-08-15T11:32:00Z">
        <w:r w:rsidR="006A4F93">
          <w:t xml:space="preserve">an increase in the ratio of </w:t>
        </w:r>
        <w:proofErr w:type="spellStart"/>
        <w:r w:rsidR="006A4F93">
          <w:rPr>
            <w:i/>
          </w:rPr>
          <w:t>Etot</w:t>
        </w:r>
        <w:proofErr w:type="spellEnd"/>
        <w:r w:rsidR="006A4F93">
          <w:rPr>
            <w:i/>
          </w:rPr>
          <w:t xml:space="preserve"> </w:t>
        </w:r>
        <w:r w:rsidR="006A4F93">
          <w:rPr>
            <w:iCs/>
          </w:rPr>
          <w:t>on exclosure relative to control plots</w:t>
        </w:r>
      </w:ins>
      <w:ins w:id="408" w:author="Renata M. Diaz" w:date="2021-08-15T11:39:00Z">
        <w:r w:rsidR="001C5E32">
          <w:rPr>
            <w:iCs/>
          </w:rPr>
          <w:t xml:space="preserve"> </w:t>
        </w:r>
      </w:ins>
      <w:ins w:id="409" w:author="Renata M. Diaz" w:date="2021-08-15T11:32:00Z">
        <w:r w:rsidR="006A4F93">
          <w:rPr>
            <w:iCs/>
          </w:rPr>
          <w:t xml:space="preserve">from </w:t>
        </w:r>
      </w:ins>
      <w:ins w:id="410" w:author="Renata M. Diaz" w:date="2021-08-15T11:33:00Z">
        <w:r w:rsidR="006A4F93">
          <w:rPr>
            <w:iCs/>
          </w:rPr>
          <w:t>29% to ~70</w:t>
        </w:r>
      </w:ins>
      <w:ins w:id="411" w:author="Renata M. Diaz" w:date="2021-08-15T11:34:00Z">
        <w:r w:rsidR="00E73CD3">
          <w:rPr>
            <w:iCs/>
          </w:rPr>
          <w:t xml:space="preserve">%. </w:t>
        </w:r>
      </w:ins>
      <w:ins w:id="412" w:author="Renata M. Diaz" w:date="2021-08-15T11:37:00Z">
        <w:r w:rsidR="00E73CD3">
          <w:rPr>
            <w:iCs/>
          </w:rPr>
          <w:t>T</w:t>
        </w:r>
      </w:ins>
      <w:ins w:id="413" w:author="Renata M. Diaz" w:date="2021-08-15T11:38:00Z">
        <w:r w:rsidR="00E73CD3">
          <w:rPr>
            <w:iCs/>
          </w:rPr>
          <w:t xml:space="preserve">his transition particularly highlights the importance of dispersal limitation to the dynamics of energetic compensation and the maintenance of </w:t>
        </w:r>
        <w:proofErr w:type="spellStart"/>
        <w:r w:rsidR="00E73CD3">
          <w:rPr>
            <w:i/>
          </w:rPr>
          <w:t>Etot</w:t>
        </w:r>
        <w:proofErr w:type="spellEnd"/>
        <w:r w:rsidR="00E73CD3">
          <w:rPr>
            <w:iCs/>
          </w:rPr>
          <w:t>, as has been previously discussed (Ernest and Brown 2001</w:t>
        </w:r>
      </w:ins>
      <w:ins w:id="414" w:author="Renata M. Diaz" w:date="2021-08-15T11:39:00Z">
        <w:r w:rsidR="001C5E32">
          <w:rPr>
            <w:iCs/>
          </w:rPr>
          <w:t>; Thiba</w:t>
        </w:r>
      </w:ins>
      <w:ins w:id="415" w:author="Renata M. Diaz" w:date="2021-08-15T11:40:00Z">
        <w:r w:rsidR="001C5E32">
          <w:rPr>
            <w:iCs/>
          </w:rPr>
          <w:t>ult et al 2010</w:t>
        </w:r>
      </w:ins>
      <w:ins w:id="416" w:author="Renata M. Diaz" w:date="2021-08-15T11:38:00Z">
        <w:r w:rsidR="00E73CD3">
          <w:rPr>
            <w:iCs/>
          </w:rPr>
          <w:t xml:space="preserve">). </w:t>
        </w:r>
      </w:ins>
    </w:p>
    <w:p w14:paraId="6C6DB88A" w14:textId="57B51AD3" w:rsidR="001A4FAB" w:rsidRPr="003B45DF" w:rsidRDefault="006512A3" w:rsidP="006512A3">
      <w:pPr>
        <w:pStyle w:val="Writing"/>
        <w:ind w:firstLine="0"/>
        <w:rPr>
          <w:iCs/>
          <w:rPrChange w:id="417" w:author="Renata M. Diaz" w:date="2021-08-15T12:04:00Z">
            <w:rPr>
              <w:b/>
              <w:bCs/>
            </w:rPr>
          </w:rPrChange>
        </w:rPr>
        <w:pPrChange w:id="418" w:author="Renata M. Diaz" w:date="2021-08-15T11:41:00Z">
          <w:pPr>
            <w:ind w:firstLine="720"/>
          </w:pPr>
        </w:pPrChange>
      </w:pPr>
      <w:ins w:id="419" w:author="Renata M. Diaz" w:date="2021-08-15T11:40:00Z">
        <w:r>
          <w:rPr>
            <w:iCs/>
          </w:rPr>
          <w:lastRenderedPageBreak/>
          <w:tab/>
          <w:t>Since 2010</w:t>
        </w:r>
      </w:ins>
      <w:ins w:id="420" w:author="Renata M. Diaz" w:date="2021-08-15T12:04:00Z">
        <w:r w:rsidR="000668C0">
          <w:rPr>
            <w:iCs/>
          </w:rPr>
          <w:t>,</w:t>
        </w:r>
        <w:r w:rsidR="00326B32">
          <w:rPr>
            <w:iCs/>
          </w:rPr>
          <w:t xml:space="preserve"> howeve</w:t>
        </w:r>
      </w:ins>
      <w:ins w:id="421" w:author="Renata M. Diaz" w:date="2021-08-15T12:05:00Z">
        <w:r w:rsidR="00326B32">
          <w:rPr>
            <w:iCs/>
          </w:rPr>
          <w:t>r,</w:t>
        </w:r>
      </w:ins>
      <w:del w:id="422" w:author="Renata M. Diaz" w:date="2021-08-15T11:41:00Z">
        <w:r w:rsidR="000F4048" w:rsidDel="006512A3">
          <w:delText xml:space="preserve">Since the 2010 </w:delText>
        </w:r>
        <w:r w:rsidR="00253C23" w:rsidDel="006512A3">
          <w:delText>community reorganization event</w:delText>
        </w:r>
        <w:r w:rsidR="000F4048" w:rsidDel="006512A3">
          <w:delText>,</w:delText>
        </w:r>
      </w:del>
      <w:r w:rsidR="000F4048">
        <w:t xml:space="preserve"> </w:t>
      </w:r>
      <w:r w:rsidR="00B877A0">
        <w:t>energy</w:t>
      </w:r>
      <w:r w:rsidR="000F4048">
        <w:t xml:space="preserve"> </w:t>
      </w:r>
      <w:r w:rsidR="0022400A">
        <w:t>use</w:t>
      </w:r>
      <w:r w:rsidR="000F4048">
        <w:t xml:space="preserve"> at Portal </w:t>
      </w:r>
      <w:r w:rsidR="00F572A0">
        <w:t>has</w:t>
      </w:r>
      <w:r w:rsidR="000F4048">
        <w:t xml:space="preserve"> shifted into a </w:t>
      </w:r>
      <w:ins w:id="423" w:author="Renata M. Diaz" w:date="2021-08-15T11:41:00Z">
        <w:r>
          <w:t xml:space="preserve">yet another </w:t>
        </w:r>
      </w:ins>
      <w:del w:id="424" w:author="Renata M. Diaz" w:date="2021-08-15T11:41:00Z">
        <w:r w:rsidR="000F4048" w:rsidDel="006512A3">
          <w:delText xml:space="preserve">new </w:delText>
        </w:r>
      </w:del>
      <w:r w:rsidR="000F4048">
        <w:t>configuration</w:t>
      </w:r>
      <w:r w:rsidR="00903F25">
        <w:t xml:space="preserve">. </w:t>
      </w:r>
      <w:del w:id="425" w:author="Renata M. Diaz" w:date="2021-08-15T11:47:00Z">
        <w:r w:rsidR="000F4048" w:rsidDel="00594CCB">
          <w:rPr>
            <w:i/>
            <w:iCs/>
          </w:rPr>
          <w:delText xml:space="preserve">C. baileyi </w:delText>
        </w:r>
        <w:r w:rsidR="000F4048" w:rsidDel="00594CCB">
          <w:delText>is currently still present in the system</w:delText>
        </w:r>
        <w:r w:rsidR="00BE7BF2" w:rsidDel="00594CCB">
          <w:delText>, but it has declined on both control and exclosure plots</w:delText>
        </w:r>
        <w:r w:rsidR="00106AB3" w:rsidDel="00594CCB">
          <w:delText>, from 72% (95% interval of 69-75%) of total energy use on exclosures to 25% (22-28%), and from 11% (9-13%) to near 0% on controls</w:delText>
        </w:r>
      </w:del>
      <w:del w:id="426" w:author="Renata M. Diaz" w:date="2021-08-15T11:41:00Z">
        <w:r w:rsidR="00EE0803" w:rsidDel="006512A3">
          <w:delText xml:space="preserve"> (for both treatments, 1996-2010 contrast with 2010-2020 </w:delText>
        </w:r>
        <w:r w:rsidR="00EE0803" w:rsidDel="006512A3">
          <w:rPr>
            <w:i/>
            <w:iCs/>
          </w:rPr>
          <w:delText xml:space="preserve">p </w:delText>
        </w:r>
        <w:r w:rsidR="00EE0803" w:rsidDel="006512A3">
          <w:delText>&lt; 0.001</w:delText>
        </w:r>
        <w:r w:rsidR="00B36C42" w:rsidDel="006512A3">
          <w:delText xml:space="preserve">; for complete results of all models, see Appendix </w:delText>
        </w:r>
        <w:r w:rsidR="00C659BB" w:rsidDel="006512A3">
          <w:delText>S</w:delText>
        </w:r>
        <w:r w:rsidR="00B36C42" w:rsidDel="006512A3">
          <w:delText>2</w:delText>
        </w:r>
        <w:r w:rsidR="00EE0803" w:rsidDel="006512A3">
          <w:delText>)</w:delText>
        </w:r>
      </w:del>
      <w:del w:id="427" w:author="Renata M. Diaz" w:date="2021-08-15T11:47:00Z">
        <w:r w:rsidR="000F4048" w:rsidDel="00594CCB">
          <w:delText xml:space="preserve">. </w:delText>
        </w:r>
        <w:r w:rsidR="0089572A" w:rsidDel="00594CCB">
          <w:delText>O</w:delText>
        </w:r>
        <w:r w:rsidR="00D21B1C" w:rsidDel="00594CCB">
          <w:delText>ther</w:delText>
        </w:r>
        <w:r w:rsidR="00BE7BF2" w:rsidDel="00594CCB">
          <w:delText xml:space="preserve"> small granivores have </w:delText>
        </w:r>
        <w:r w:rsidR="00240FE7" w:rsidDel="00594CCB">
          <w:delText xml:space="preserve">not </w:delText>
        </w:r>
        <w:r w:rsidR="00BE7BF2" w:rsidDel="00594CCB">
          <w:delText xml:space="preserve">increased </w:delText>
        </w:r>
        <w:r w:rsidR="00240FE7" w:rsidDel="00594CCB">
          <w:delText xml:space="preserve">their energy use </w:delText>
        </w:r>
        <w:r w:rsidR="00BE7BF2" w:rsidDel="00594CCB">
          <w:delText>to compensate</w:delText>
        </w:r>
        <w:r w:rsidR="00EE5D59" w:rsidDel="00594CCB">
          <w:delText>, and</w:delText>
        </w:r>
      </w:del>
      <w:ins w:id="428" w:author="Renata M. Diaz" w:date="2021-08-15T11:47:00Z">
        <w:r w:rsidR="00594CCB">
          <w:t xml:space="preserve">Coincident with a decline in </w:t>
        </w:r>
        <w:r w:rsidR="00594CCB">
          <w:rPr>
            <w:i/>
          </w:rPr>
          <w:t xml:space="preserve">C. </w:t>
        </w:r>
        <w:proofErr w:type="spellStart"/>
        <w:r w:rsidR="00594CCB">
          <w:rPr>
            <w:i/>
          </w:rPr>
          <w:t>baileyi</w:t>
        </w:r>
        <w:proofErr w:type="spellEnd"/>
        <w:r w:rsidR="00594CCB">
          <w:rPr>
            <w:iCs/>
          </w:rPr>
          <w:t xml:space="preserve"> abundance sitewide,</w:t>
        </w:r>
      </w:ins>
      <w:r w:rsidR="00EE5D59">
        <w:t xml:space="preserve"> </w:t>
      </w:r>
      <w:ins w:id="429" w:author="Renata M. Diaz" w:date="2021-08-15T11:42:00Z">
        <w:r w:rsidR="00636A8A">
          <w:t xml:space="preserve">energetic </w:t>
        </w:r>
      </w:ins>
      <w:r w:rsidR="00EE5D59">
        <w:t>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 xml:space="preserve">observed </w:t>
      </w:r>
      <w:del w:id="430" w:author="Renata M. Diaz" w:date="2021-08-15T11:42:00Z">
        <w:r w:rsidR="00EE5D59" w:rsidDel="00C52668">
          <w:delText>up until the mid-1990s</w:delText>
        </w:r>
      </w:del>
      <w:ins w:id="431" w:author="Renata M. Diaz" w:date="2021-08-15T11:42:00Z">
        <w:r w:rsidR="00C52668">
          <w:t xml:space="preserve">prior to </w:t>
        </w:r>
        <w:r w:rsidR="00C52668">
          <w:rPr>
            <w:i/>
            <w:iCs/>
          </w:rPr>
          <w:t xml:space="preserve">C. </w:t>
        </w:r>
        <w:proofErr w:type="spellStart"/>
        <w:r w:rsidR="00C52668">
          <w:rPr>
            <w:i/>
            <w:iCs/>
          </w:rPr>
          <w:t>baileyi</w:t>
        </w:r>
        <w:r w:rsidR="00C52668">
          <w:t>’s</w:t>
        </w:r>
        <w:proofErr w:type="spellEnd"/>
        <w:r w:rsidR="00C52668">
          <w:t xml:space="preserve"> establishment at the site</w:t>
        </w:r>
      </w:ins>
      <w:r w:rsidR="00EE5D59">
        <w:t>.</w:t>
      </w:r>
      <w:ins w:id="432" w:author="Renata M. Diaz" w:date="2021-08-15T11:45:00Z">
        <w:r w:rsidR="008C1FC2">
          <w:t xml:space="preserve"> Unlike the </w:t>
        </w:r>
      </w:ins>
      <w:ins w:id="433" w:author="Renata M. Diaz" w:date="2021-08-15T11:46:00Z">
        <w:r w:rsidR="008C1FC2">
          <w:t>1996</w:t>
        </w:r>
      </w:ins>
      <w:ins w:id="434" w:author="Renata M. Diaz" w:date="2021-08-15T11:45:00Z">
        <w:r w:rsidR="008C1FC2">
          <w:t xml:space="preserve"> shift in energetic compensation, this shift cannot be attributed to the addition or removal of species from the local species pool</w:t>
        </w:r>
      </w:ins>
      <w:ins w:id="435" w:author="Renata M. Diaz" w:date="2021-08-15T11:47:00Z">
        <w:r w:rsidR="00594CCB">
          <w:t xml:space="preserve">, </w:t>
        </w:r>
      </w:ins>
      <w:ins w:id="436" w:author="Renata M. Diaz" w:date="2021-08-15T11:53:00Z">
        <w:r w:rsidR="00552C8A">
          <w:t>as the set of species present in the system</w:t>
        </w:r>
        <w:r w:rsidR="0085398F">
          <w:t xml:space="preserve"> </w:t>
        </w:r>
        <w:r w:rsidR="00552C8A">
          <w:t>remains unchanged</w:t>
        </w:r>
      </w:ins>
      <w:ins w:id="437" w:author="Renata M. Diaz" w:date="2021-08-15T11:47:00Z">
        <w:r w:rsidR="00594CCB">
          <w:t>.</w:t>
        </w:r>
      </w:ins>
      <w:ins w:id="438" w:author="Renata M. Diaz" w:date="2021-08-15T11:50:00Z">
        <w:r w:rsidR="00552C8A">
          <w:t xml:space="preserve"> Rather, the proportion of kangaroo rat resources exploited by small granivores</w:t>
        </w:r>
      </w:ins>
      <w:ins w:id="439" w:author="Renata M. Diaz" w:date="2021-08-15T11:54:00Z">
        <w:r w:rsidR="0085398F">
          <w:t xml:space="preserve"> has</w:t>
        </w:r>
      </w:ins>
      <w:ins w:id="440" w:author="Renata M. Diaz" w:date="2021-08-15T11:50:00Z">
        <w:r w:rsidR="00552C8A">
          <w:t xml:space="preserve"> </w:t>
        </w:r>
      </w:ins>
      <w:ins w:id="441" w:author="Renata M. Diaz" w:date="2021-08-15T11:51:00Z">
        <w:r w:rsidR="00552C8A">
          <w:t>declined</w:t>
        </w:r>
      </w:ins>
      <w:ins w:id="442" w:author="Renata M. Diaz" w:date="2021-08-15T11:55:00Z">
        <w:r w:rsidR="004F0620">
          <w:t>, primarily</w:t>
        </w:r>
        <w:r w:rsidR="00086C3A">
          <w:t xml:space="preserve"> </w:t>
        </w:r>
      </w:ins>
      <w:ins w:id="443" w:author="Renata M. Diaz" w:date="2021-08-15T11:54:00Z">
        <w:r w:rsidR="0085398F">
          <w:t xml:space="preserve">driven by a decrease in compensation from </w:t>
        </w:r>
        <w:r w:rsidR="0085398F">
          <w:rPr>
            <w:i/>
          </w:rPr>
          <w:t xml:space="preserve">C. </w:t>
        </w:r>
        <w:proofErr w:type="spellStart"/>
        <w:r w:rsidR="0085398F">
          <w:rPr>
            <w:i/>
          </w:rPr>
          <w:t>bailey</w:t>
        </w:r>
      </w:ins>
      <w:ins w:id="444" w:author="Renata M. Diaz" w:date="2021-08-15T11:55:00Z">
        <w:r w:rsidR="00A27EC6">
          <w:rPr>
            <w:i/>
          </w:rPr>
          <w:t>i</w:t>
        </w:r>
      </w:ins>
      <w:proofErr w:type="spellEnd"/>
      <w:ins w:id="445" w:author="Renata M. Diaz" w:date="2021-08-15T11:59:00Z">
        <w:r w:rsidR="008232ED">
          <w:rPr>
            <w:iCs/>
          </w:rPr>
          <w:t xml:space="preserve">. </w:t>
        </w:r>
      </w:ins>
      <w:moveToRangeStart w:id="446" w:author="Renata M. Diaz" w:date="2021-08-15T11:59:00Z" w:name="move79921178"/>
      <w:moveTo w:id="447" w:author="Renata M. Diaz" w:date="2021-08-15T11:59:00Z">
        <w:del w:id="448" w:author="Renata M. Diaz" w:date="2021-08-15T11:59:00Z">
          <w:r w:rsidR="008232ED" w:rsidDel="008232ED">
            <w:rPr>
              <w:iCs/>
            </w:rPr>
            <w:delText xml:space="preserve">). </w:delText>
          </w:r>
          <w:r w:rsidR="008232ED" w:rsidDel="008232ED">
            <w:rPr>
              <w:i/>
            </w:rPr>
            <w:delText>C. baileyi</w:delText>
          </w:r>
          <w:r w:rsidR="008232ED" w:rsidDel="008232ED">
            <w:rPr>
              <w:iCs/>
            </w:rPr>
            <w:delText xml:space="preserve"> is still present in the system, and resource availability on exclosure plots remains comparable to that on controls (Christensen et al. 2019a). However, </w:delText>
          </w:r>
          <w:r w:rsidR="008232ED" w:rsidDel="008232ED">
            <w:rPr>
              <w:i/>
            </w:rPr>
            <w:delText>C. baileyi</w:delText>
          </w:r>
          <w:r w:rsidR="008232ED" w:rsidDel="008232ED">
            <w:rPr>
              <w:iCs/>
            </w:rPr>
            <w:delText xml:space="preserve"> no longer occurs in high enough abundances to compensate for kangaroo rats. It may be that Portal constitutes marginal habitat for </w:delText>
          </w:r>
          <w:r w:rsidR="008232ED" w:rsidDel="008232ED">
            <w:rPr>
              <w:i/>
            </w:rPr>
            <w:delText>C. baileyi</w:delText>
          </w:r>
          <w:r w:rsidR="008232ED" w:rsidDel="008232ED">
            <w:rPr>
              <w:iCs/>
            </w:rPr>
            <w:delText xml:space="preserve">, and that conditions at the site from the mid-1990s until 2010 temporarily brought the site close enough to </w:delText>
          </w:r>
          <w:r w:rsidR="008232ED" w:rsidDel="008232ED">
            <w:rPr>
              <w:i/>
            </w:rPr>
            <w:delText>C. baileyi</w:delText>
          </w:r>
          <w:r w:rsidR="008232ED" w:rsidDel="008232ED">
            <w:rPr>
              <w:iCs/>
            </w:rPr>
            <w:delText xml:space="preserve">’s niche requirements for it to establish and eventually dominate the small granivore community. </w:delText>
          </w:r>
        </w:del>
      </w:moveTo>
      <w:moveToRangeEnd w:id="446"/>
      <w:del w:id="449" w:author="Renata M. Diaz" w:date="2021-08-15T11:44:00Z">
        <w:r w:rsidR="00240FE7" w:rsidDel="008C1FC2">
          <w:delText xml:space="preserve"> </w:delText>
        </w:r>
      </w:del>
      <w:ins w:id="450" w:author="Renata M. Diaz" w:date="2021-08-15T12:05:00Z">
        <w:r w:rsidR="00B216DB">
          <w:rPr>
            <w:iCs/>
          </w:rPr>
          <w:t xml:space="preserve">Simultaneously, </w:t>
        </w:r>
      </w:ins>
      <w:ins w:id="451" w:author="Renata M. Diaz" w:date="2021-08-15T11:57:00Z">
        <w:r w:rsidR="008232ED">
          <w:rPr>
            <w:iCs/>
          </w:rPr>
          <w:t xml:space="preserve">shifts in overall rodent community composition have decoupled the dynamics of energetic compensation from the </w:t>
        </w:r>
      </w:ins>
      <w:ins w:id="452" w:author="Renata M. Diaz" w:date="2021-08-15T11:58:00Z">
        <w:r w:rsidR="008232ED">
          <w:rPr>
            <w:iCs/>
          </w:rPr>
          <w:t xml:space="preserve">dynamics of </w:t>
        </w:r>
        <w:proofErr w:type="spellStart"/>
        <w:r w:rsidR="008232ED">
          <w:rPr>
            <w:i/>
            <w:iCs/>
          </w:rPr>
          <w:t>Etot</w:t>
        </w:r>
        <w:proofErr w:type="spellEnd"/>
        <w:r w:rsidR="008232ED">
          <w:t xml:space="preserve">. </w:t>
        </w:r>
      </w:ins>
      <w:ins w:id="453" w:author="Renata M. Diaz" w:date="2021-08-15T12:01:00Z">
        <w:r w:rsidR="00264F73">
          <w:t>S</w:t>
        </w:r>
      </w:ins>
      <w:del w:id="454" w:author="Renata M. Diaz" w:date="2021-08-15T12:01:00Z">
        <w:r w:rsidR="00DB4F01" w:rsidDel="00264F73">
          <w:delText>However</w:delText>
        </w:r>
        <w:r w:rsidR="006B4EEF" w:rsidDel="00264F73">
          <w:delText xml:space="preserve">, </w:delText>
        </w:r>
        <w:r w:rsidR="00586DB4" w:rsidDel="00264F73">
          <w:delText>s</w:delText>
        </w:r>
      </w:del>
      <w:r w:rsidR="00586DB4">
        <w:t>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 xml:space="preserve">C. </w:t>
      </w:r>
      <w:proofErr w:type="spellStart"/>
      <w:proofErr w:type="gramStart"/>
      <w:r w:rsidR="00C53D0A">
        <w:rPr>
          <w:i/>
          <w:iCs/>
        </w:rPr>
        <w:t>baileyi</w:t>
      </w:r>
      <w:proofErr w:type="spellEnd"/>
      <w:r w:rsidR="008F3747">
        <w:t>, and</w:t>
      </w:r>
      <w:proofErr w:type="gramEnd"/>
      <w:r w:rsidR="008F3747">
        <w:t xml:space="preserve">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 xml:space="preserve">C. </w:t>
      </w:r>
      <w:proofErr w:type="spellStart"/>
      <w:r w:rsidR="00DB307D">
        <w:rPr>
          <w:i/>
          <w:iCs/>
        </w:rPr>
        <w:t>baileyi</w:t>
      </w:r>
      <w:proofErr w:type="spellEnd"/>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w:t>
      </w:r>
      <w:r w:rsidR="00A72609">
        <w:lastRenderedPageBreak/>
        <w:t xml:space="preserve">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proofErr w:type="spellStart"/>
      <w:r w:rsidR="00BF2172">
        <w:t>Kelt</w:t>
      </w:r>
      <w:proofErr w:type="spellEnd"/>
      <w:r w:rsidR="00BF2172">
        <w:t xml:space="preserve">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68BA6A98" w:rsidR="007E0031" w:rsidDel="00CF29AE" w:rsidRDefault="00AF69FE" w:rsidP="007E0031">
      <w:pPr>
        <w:ind w:firstLine="720"/>
        <w:rPr>
          <w:del w:id="455" w:author="Renata M. Diaz" w:date="2021-08-15T12:02:00Z"/>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moveFromRangeStart w:id="456" w:author="Renata M. Diaz" w:date="2021-08-15T11:59:00Z" w:name="move79921178"/>
      <w:moveFrom w:id="457" w:author="Renata M. Diaz" w:date="2021-08-15T11:59:00Z">
        <w:r w:rsidR="000D04B2" w:rsidDel="008232ED">
          <w:rPr>
            <w:iCs/>
          </w:rPr>
          <w:t>)</w:t>
        </w:r>
        <w:r w:rsidR="00AB5E62" w:rsidDel="008232ED">
          <w:rPr>
            <w:iCs/>
          </w:rPr>
          <w:t>.</w:t>
        </w:r>
        <w:r w:rsidR="001A228F" w:rsidDel="008232ED">
          <w:rPr>
            <w:iCs/>
          </w:rPr>
          <w:t xml:space="preserve"> </w:t>
        </w:r>
        <w:r w:rsidR="001A228F" w:rsidDel="008232ED">
          <w:rPr>
            <w:i/>
          </w:rPr>
          <w:t>C. baileyi</w:t>
        </w:r>
        <w:r w:rsidR="001A228F" w:rsidDel="008232ED">
          <w:rPr>
            <w:iCs/>
          </w:rPr>
          <w:t xml:space="preserve"> is still present in the system, and resource availability on exclosure plots remains comparable to that on control</w:t>
        </w:r>
        <w:r w:rsidR="006B7EF9" w:rsidDel="008232ED">
          <w:rPr>
            <w:iCs/>
          </w:rPr>
          <w:t xml:space="preserve">s </w:t>
        </w:r>
        <w:r w:rsidR="001A228F" w:rsidDel="008232ED">
          <w:rPr>
            <w:iCs/>
          </w:rPr>
          <w:t>(Christensen et al</w:t>
        </w:r>
        <w:r w:rsidR="001256EC" w:rsidDel="008232ED">
          <w:rPr>
            <w:iCs/>
          </w:rPr>
          <w:t>. 2019</w:t>
        </w:r>
        <w:r w:rsidR="00634434" w:rsidDel="008232ED">
          <w:rPr>
            <w:iCs/>
          </w:rPr>
          <w:t>a</w:t>
        </w:r>
        <w:r w:rsidR="001A228F" w:rsidDel="008232ED">
          <w:rPr>
            <w:iCs/>
          </w:rPr>
          <w:t>)</w:t>
        </w:r>
        <w:r w:rsidR="00170166" w:rsidDel="008232ED">
          <w:rPr>
            <w:iCs/>
          </w:rPr>
          <w:t xml:space="preserve">. However, </w:t>
        </w:r>
        <w:r w:rsidR="00EE7041" w:rsidDel="008232ED">
          <w:rPr>
            <w:i/>
          </w:rPr>
          <w:t>C. baileyi</w:t>
        </w:r>
        <w:r w:rsidR="00CC18D0" w:rsidDel="008232ED">
          <w:rPr>
            <w:iCs/>
          </w:rPr>
          <w:t xml:space="preserve"> no longer occurs in high enough abundances to compensate for kangaroo rats. </w:t>
        </w:r>
        <w:r w:rsidR="00AE046F" w:rsidDel="008232ED">
          <w:rPr>
            <w:iCs/>
          </w:rPr>
          <w:t xml:space="preserve">It may be that Portal constitutes marginal habitat for </w:t>
        </w:r>
        <w:r w:rsidR="00AE046F" w:rsidDel="008232ED">
          <w:rPr>
            <w:i/>
          </w:rPr>
          <w:t>C. baileyi</w:t>
        </w:r>
        <w:r w:rsidR="00AE046F" w:rsidDel="008232ED">
          <w:rPr>
            <w:iCs/>
          </w:rPr>
          <w:t xml:space="preserve">, and that conditions at the site from the mid-1990s until 2010 temporarily brought the site close enough to </w:t>
        </w:r>
        <w:r w:rsidR="00AE046F" w:rsidDel="008232ED">
          <w:rPr>
            <w:i/>
          </w:rPr>
          <w:t>C. baileyi</w:t>
        </w:r>
        <w:r w:rsidR="00AE046F" w:rsidDel="008232ED">
          <w:rPr>
            <w:iCs/>
          </w:rPr>
          <w:t xml:space="preserve">’s niche requirements for it to establish and eventually dominate the small granivore community. </w:t>
        </w:r>
      </w:moveFrom>
      <w:moveFromRangeEnd w:id="456"/>
      <w:r w:rsidR="00CC18D0">
        <w:rPr>
          <w:i/>
        </w:rPr>
        <w:t xml:space="preserve">C. </w:t>
      </w:r>
      <w:proofErr w:type="spellStart"/>
      <w:r w:rsidR="00CC18D0">
        <w:rPr>
          <w:i/>
        </w:rPr>
        <w:t>baileyi</w:t>
      </w:r>
      <w:r w:rsidR="00CC18D0">
        <w:rPr>
          <w:iCs/>
        </w:rPr>
        <w:t>’s</w:t>
      </w:r>
      <w:proofErr w:type="spellEnd"/>
      <w:r w:rsidR="00CC18D0">
        <w:rPr>
          <w:iCs/>
        </w:rPr>
        <w:t xml:space="preserve">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proofErr w:type="spellStart"/>
      <w:r w:rsidR="006017AF" w:rsidRPr="006017AF">
        <w:rPr>
          <w:i/>
          <w:iCs/>
        </w:rPr>
        <w:t>baileyi’</w:t>
      </w:r>
      <w:r w:rsidR="006017AF">
        <w:rPr>
          <w:i/>
          <w:iCs/>
        </w:rPr>
        <w:t>s</w:t>
      </w:r>
      <w:proofErr w:type="spellEnd"/>
      <w:r w:rsidR="006017AF">
        <w:rPr>
          <w:i/>
          <w:iCs/>
        </w:rPr>
        <w:t xml:space="preserve">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del w:id="458" w:author="Renata M. Diaz" w:date="2021-08-15T12:01:00Z">
        <w:r w:rsidR="006B0314" w:rsidRPr="009C6EAB" w:rsidDel="00CF29AE">
          <w:rPr>
            <w:iCs/>
          </w:rPr>
          <w:delText xml:space="preserve">Circumstantially, we note that </w:delText>
        </w:r>
        <w:r w:rsidR="006B0314" w:rsidRPr="00AB67E0" w:rsidDel="00CF29AE">
          <w:rPr>
            <w:i/>
          </w:rPr>
          <w:delText>E. ciculatum</w:delText>
        </w:r>
        <w:r w:rsidR="006B0314" w:rsidRPr="009C6EAB" w:rsidDel="00CF29AE">
          <w:rPr>
            <w:iCs/>
          </w:rPr>
          <w:delText xml:space="preserve"> became abundant in this system at the same time as </w:delText>
        </w:r>
        <w:r w:rsidR="006B0314" w:rsidRPr="00AB67E0" w:rsidDel="00CF29AE">
          <w:rPr>
            <w:i/>
          </w:rPr>
          <w:delText>C. baileyi</w:delText>
        </w:r>
        <w:r w:rsidR="006B0314" w:rsidRPr="009C6EAB" w:rsidDel="00CF29AE">
          <w:rPr>
            <w:iCs/>
          </w:rPr>
          <w:delText>, and</w:delText>
        </w:r>
        <w:r w:rsidR="00BD6BD6" w:rsidDel="00CF29AE">
          <w:rPr>
            <w:iCs/>
          </w:rPr>
          <w:delText xml:space="preserve">, like </w:delText>
        </w:r>
        <w:r w:rsidR="00BD6BD6" w:rsidDel="00CF29AE">
          <w:rPr>
            <w:i/>
          </w:rPr>
          <w:delText>C. baileyi,</w:delText>
        </w:r>
        <w:r w:rsidR="006B0314" w:rsidRPr="009C6EAB" w:rsidDel="00CF29AE">
          <w:rPr>
            <w:iCs/>
          </w:rPr>
          <w:delText xml:space="preserve"> has declined </w:delText>
        </w:r>
        <w:r w:rsidR="004D0327" w:rsidDel="00CF29AE">
          <w:rPr>
            <w:iCs/>
          </w:rPr>
          <w:delText xml:space="preserve">sharply since </w:delText>
        </w:r>
        <w:r w:rsidR="0052329E" w:rsidDel="00CF29AE">
          <w:rPr>
            <w:iCs/>
          </w:rPr>
          <w:delText xml:space="preserve">2010 </w:delText>
        </w:r>
        <w:r w:rsidR="006B0314" w:rsidRPr="009C6EAB" w:rsidDel="00CF29AE">
          <w:rPr>
            <w:iCs/>
          </w:rPr>
          <w:delText>(</w:delText>
        </w:r>
        <w:r w:rsidR="003060FE" w:rsidDel="00CF29AE">
          <w:rPr>
            <w:iCs/>
          </w:rPr>
          <w:delText>Figure 2; Appendix 2</w:delText>
        </w:r>
        <w:r w:rsidR="006B0314" w:rsidRPr="009C6EAB" w:rsidDel="00CF29AE">
          <w:rPr>
            <w:iCs/>
          </w:rPr>
          <w:delText xml:space="preserve">). This could reflect shifts in conditions towards and away from shared requirements between the two species – although it may be coincidental, or part of a more complex consumer-resource </w:delText>
        </w:r>
        <w:r w:rsidR="00C21A57" w:rsidDel="00CF29AE">
          <w:rPr>
            <w:iCs/>
          </w:rPr>
          <w:delText>dynamic</w:delText>
        </w:r>
        <w:r w:rsidR="006B0314" w:rsidRPr="009C6EAB" w:rsidDel="00CF29AE">
          <w:rPr>
            <w:iCs/>
          </w:rPr>
          <w:delText xml:space="preserve"> (Allington et al. 2013). </w:delText>
        </w:r>
        <w:r w:rsidR="007E0031" w:rsidDel="00CF29AE">
          <w:rPr>
            <w:iCs/>
          </w:rPr>
          <w:delText>We do not detect</w:delText>
        </w:r>
        <w:r w:rsidR="007E0031" w:rsidRPr="009C6EAB" w:rsidDel="00CF29AE">
          <w:rPr>
            <w:iCs/>
          </w:rPr>
          <w:delText xml:space="preserve"> other pronounced shifts in climate or </w:delText>
        </w:r>
        <w:r w:rsidR="002C1C09" w:rsidDel="00CF29AE">
          <w:rPr>
            <w:iCs/>
          </w:rPr>
          <w:delText xml:space="preserve">the </w:delText>
        </w:r>
        <w:r w:rsidR="007E0031" w:rsidRPr="009C6EAB" w:rsidDel="00CF29AE">
          <w:rPr>
            <w:iCs/>
          </w:rPr>
          <w:delText>plant community around 2010 (</w:delText>
        </w:r>
        <w:r w:rsidR="0085162C" w:rsidDel="00CF29AE">
          <w:rPr>
            <w:iCs/>
          </w:rPr>
          <w:delText>Appendi</w:delText>
        </w:r>
        <w:r w:rsidR="008F45BD" w:rsidDel="00CF29AE">
          <w:rPr>
            <w:iCs/>
          </w:rPr>
          <w:delText>ces</w:delText>
        </w:r>
        <w:r w:rsidR="0085162C" w:rsidDel="00CF29AE">
          <w:rPr>
            <w:iCs/>
          </w:rPr>
          <w:delText xml:space="preserve"> </w:delText>
        </w:r>
        <w:r w:rsidR="00CA079B" w:rsidDel="00CF29AE">
          <w:rPr>
            <w:iCs/>
          </w:rPr>
          <w:delText>S1, S3</w:delText>
        </w:r>
        <w:r w:rsidR="007E0031" w:rsidRPr="009C6EAB" w:rsidDel="00CF29AE">
          <w:rPr>
            <w:iCs/>
          </w:rPr>
          <w:delText>)</w:delText>
        </w:r>
        <w:r w:rsidR="00692172" w:rsidDel="00CF29AE">
          <w:rPr>
            <w:iCs/>
          </w:rPr>
          <w:delText xml:space="preserve">, although numerous </w:delText>
        </w:r>
        <w:r w:rsidR="003253AA" w:rsidDel="00CF29AE">
          <w:rPr>
            <w:iCs/>
          </w:rPr>
          <w:delText xml:space="preserve">relevant </w:delText>
        </w:r>
        <w:r w:rsidR="00692172" w:rsidDel="00CF29AE">
          <w:rPr>
            <w:iCs/>
          </w:rPr>
          <w:delText xml:space="preserve">factors may not be </w:delText>
        </w:r>
        <w:r w:rsidR="00177EF8" w:rsidDel="00CF29AE">
          <w:rPr>
            <w:iCs/>
          </w:rPr>
          <w:delText>captured</w:delText>
        </w:r>
        <w:r w:rsidR="00692172" w:rsidDel="00CF29AE">
          <w:rPr>
            <w:iCs/>
          </w:rPr>
          <w:delText xml:space="preserve"> by our data</w:delText>
        </w:r>
      </w:del>
      <w:ins w:id="459" w:author="Renata M. Diaz" w:date="2021-08-15T12:02:00Z">
        <w:r w:rsidR="00CF29AE">
          <w:rPr>
            <w:iCs/>
          </w:rPr>
          <w:t xml:space="preserve">We note that </w:t>
        </w:r>
      </w:ins>
      <w:del w:id="460" w:author="Renata M. Diaz" w:date="2021-08-15T12:01:00Z">
        <w:r w:rsidR="00E002A2" w:rsidDel="00CF29AE">
          <w:rPr>
            <w:iCs/>
          </w:rPr>
          <w:delText>.</w:delText>
        </w:r>
      </w:del>
    </w:p>
    <w:p w14:paraId="4CE3812F" w14:textId="19441F9E" w:rsidR="00555656" w:rsidRDefault="005E7C26" w:rsidP="00CF29AE">
      <w:pPr>
        <w:ind w:firstLine="720"/>
        <w:rPr>
          <w:iCs/>
        </w:rPr>
        <w:pPrChange w:id="461" w:author="Renata M. Diaz" w:date="2021-08-15T12:02:00Z">
          <w:pPr>
            <w:ind w:firstLine="720"/>
          </w:pPr>
        </w:pPrChange>
      </w:pPr>
      <w:r>
        <w:rPr>
          <w:i/>
        </w:rPr>
        <w:t xml:space="preserve">C. </w:t>
      </w:r>
      <w:proofErr w:type="spellStart"/>
      <w:r>
        <w:rPr>
          <w:i/>
        </w:rPr>
        <w:t>baileyi</w:t>
      </w:r>
      <w:proofErr w:type="spellEnd"/>
      <w:r>
        <w:rPr>
          <w:i/>
        </w:rPr>
        <w:t xml:space="preserve">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w:t>
      </w:r>
      <w:proofErr w:type="spellStart"/>
      <w:r w:rsidR="0049289F">
        <w:rPr>
          <w:i/>
        </w:rPr>
        <w:t>baileyi</w:t>
      </w:r>
      <w:proofErr w:type="spellEnd"/>
      <w:r w:rsidR="0049289F">
        <w:rPr>
          <w:i/>
        </w:rPr>
        <w:t xml:space="preserve"> </w:t>
      </w:r>
      <w:r w:rsidR="0049289F">
        <w:rPr>
          <w:iCs/>
        </w:rPr>
        <w:t xml:space="preserve">is more similar in body size, and presumably other traits, to kangaroo rats than are the other small granivores, and </w:t>
      </w:r>
      <w:r w:rsidR="0049289F">
        <w:rPr>
          <w:i/>
        </w:rPr>
        <w:t xml:space="preserve">C. </w:t>
      </w:r>
      <w:proofErr w:type="spellStart"/>
      <w:r w:rsidR="0049289F">
        <w:rPr>
          <w:i/>
        </w:rPr>
        <w:t>baileyi</w:t>
      </w:r>
      <w:proofErr w:type="spellEnd"/>
      <w:r w:rsidR="0049289F">
        <w:rPr>
          <w:i/>
        </w:rPr>
        <w:t xml:space="preserve"> </w:t>
      </w:r>
      <w:r w:rsidR="0049289F">
        <w:rPr>
          <w:iCs/>
        </w:rPr>
        <w:t>is strongly affected by competition with kangaroo rats (Thibault et al. 2010</w:t>
      </w:r>
      <w:ins w:id="462" w:author="Renata M. Diaz" w:date="2021-08-15T12:02:00Z">
        <w:r w:rsidR="00DB600D">
          <w:rPr>
            <w:iCs/>
          </w:rPr>
          <w:t>). L</w:t>
        </w:r>
      </w:ins>
      <w:del w:id="463" w:author="Renata M. Diaz" w:date="2021-08-15T12:02:00Z">
        <w:r w:rsidR="0049289F" w:rsidDel="00DB600D">
          <w:rPr>
            <w:iCs/>
          </w:rPr>
          <w:delText xml:space="preserve">). </w:delText>
        </w:r>
        <w:r w:rsidDel="00DB600D">
          <w:rPr>
            <w:i/>
          </w:rPr>
          <w:delText xml:space="preserve">C. baileyi </w:delText>
        </w:r>
        <w:r w:rsidDel="00DB600D">
          <w:rPr>
            <w:iCs/>
          </w:rPr>
          <w:delText xml:space="preserve">was not </w:delText>
        </w:r>
        <w:r w:rsidR="00D3026E" w:rsidDel="00DB600D">
          <w:rPr>
            <w:iCs/>
          </w:rPr>
          <w:delText>found</w:delText>
        </w:r>
        <w:r w:rsidDel="00DB600D">
          <w:rPr>
            <w:iCs/>
          </w:rPr>
          <w:delText xml:space="preserve"> in this community for at least the two decades from 1977-1996, and </w:delText>
        </w:r>
        <w:r w:rsidR="00081874" w:rsidDel="00DB600D">
          <w:rPr>
            <w:iCs/>
          </w:rPr>
          <w:delText>is the only major species to fail to recover following the community-wide population crash in 2010.</w:delText>
        </w:r>
        <w:r w:rsidR="00E9408A" w:rsidDel="00DB600D">
          <w:rPr>
            <w:iCs/>
          </w:rPr>
          <w:delText xml:space="preserve"> </w:delText>
        </w:r>
        <w:r w:rsidR="00240FA1" w:rsidDel="00DB600D">
          <w:rPr>
            <w:iCs/>
          </w:rPr>
          <w:delText>L</w:delText>
        </w:r>
      </w:del>
      <w:r w:rsidR="00240FA1">
        <w:rPr>
          <w:iCs/>
        </w:rPr>
        <w:t>imiting similarity may prevent</w:t>
      </w:r>
      <w:r w:rsidR="0017152C">
        <w:rPr>
          <w:iCs/>
        </w:rPr>
        <w:t xml:space="preserve"> the functionally similar</w:t>
      </w:r>
      <w:r w:rsidR="00240FA1">
        <w:rPr>
          <w:iCs/>
        </w:rPr>
        <w:t xml:space="preserve"> </w:t>
      </w:r>
      <w:r w:rsidR="00240FA1">
        <w:rPr>
          <w:i/>
          <w:iCs/>
        </w:rPr>
        <w:t xml:space="preserve">C. </w:t>
      </w:r>
      <w:proofErr w:type="spellStart"/>
      <w:r w:rsidR="00240FA1">
        <w:rPr>
          <w:i/>
          <w:iCs/>
        </w:rPr>
        <w:t>baileyi</w:t>
      </w:r>
      <w:proofErr w:type="spellEnd"/>
      <w:r w:rsidR="00240FA1">
        <w:rPr>
          <w:i/>
          <w:iCs/>
        </w:rPr>
        <w:t xml:space="preserve"> </w:t>
      </w:r>
      <w:r w:rsidR="00240FA1">
        <w:t>and kangaroo rats from specializing on precisely the same habitats</w:t>
      </w:r>
      <w:ins w:id="464" w:author="Renata M. Diaz" w:date="2021-08-15T12:02:00Z">
        <w:r w:rsidR="00686EED">
          <w:t xml:space="preserve">; indeed, </w:t>
        </w:r>
      </w:ins>
      <w:del w:id="465" w:author="Renata M. Diaz" w:date="2021-08-15T12:02:00Z">
        <w:r w:rsidR="00AA4A16" w:rsidDel="00354154">
          <w:delText xml:space="preserve">, and </w:delText>
        </w:r>
        <w:r w:rsidR="00240FA1" w:rsidDel="00354154">
          <w:rPr>
            <w:i/>
            <w:iCs/>
          </w:rPr>
          <w:delText xml:space="preserve">C. baileyi </w:delText>
        </w:r>
        <w:r w:rsidR="00240FA1" w:rsidDel="00354154">
          <w:delText xml:space="preserve">may be </w:delText>
        </w:r>
        <w:r w:rsidR="00BB1341" w:rsidDel="00354154">
          <w:delText xml:space="preserve">better </w:delText>
        </w:r>
        <w:r w:rsidR="00240FA1" w:rsidDel="00354154">
          <w:delText xml:space="preserve">adapted to exploit habitats where kangaroo rats are less </w:delText>
        </w:r>
        <w:r w:rsidR="0014376F" w:rsidDel="00354154">
          <w:delText>prevalent</w:delText>
        </w:r>
        <w:r w:rsidR="00240FA1" w:rsidDel="00354154">
          <w:rPr>
            <w:iCs/>
          </w:rPr>
          <w:delText>.</w:delText>
        </w:r>
        <w:r w:rsidR="00EE5D59" w:rsidDel="00354154">
          <w:rPr>
            <w:iCs/>
          </w:rPr>
          <w:delText xml:space="preserve"> </w:delText>
        </w:r>
      </w:del>
      <w:r w:rsidR="00EE5D59">
        <w:rPr>
          <w:i/>
        </w:rPr>
        <w:t xml:space="preserve">C. </w:t>
      </w:r>
      <w:proofErr w:type="spellStart"/>
      <w:r w:rsidR="00EE5D59">
        <w:rPr>
          <w:i/>
        </w:rPr>
        <w:t>baileyi</w:t>
      </w:r>
      <w:proofErr w:type="spellEnd"/>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380942">
        <w:rPr>
          <w:iCs/>
        </w:rPr>
        <w:lastRenderedPageBreak/>
        <w:t>(</w:t>
      </w:r>
      <w:r w:rsidR="000F5B99">
        <w:rPr>
          <w:iCs/>
        </w:rPr>
        <w:t xml:space="preserve">Rosenzweig and </w:t>
      </w:r>
      <w:proofErr w:type="spellStart"/>
      <w:r w:rsidR="000F5B99">
        <w:rPr>
          <w:iCs/>
        </w:rPr>
        <w:t>Winakur</w:t>
      </w:r>
      <w:proofErr w:type="spellEnd"/>
      <w:r w:rsidR="000F5B99">
        <w:rPr>
          <w:iCs/>
        </w:rPr>
        <w:t xml:space="preserve"> 1969; Price 1978</w:t>
      </w:r>
      <w:r w:rsidR="00416822">
        <w:rPr>
          <w:iCs/>
        </w:rPr>
        <w:t>; Ernest and Brown 2001</w:t>
      </w:r>
      <w:r w:rsidR="0096311C">
        <w:rPr>
          <w:iCs/>
        </w:rPr>
        <w:t xml:space="preserve">). </w:t>
      </w:r>
      <w:r w:rsidR="00542E19">
        <w:rPr>
          <w:iCs/>
        </w:rPr>
        <w:t xml:space="preserve">If </w:t>
      </w:r>
      <w:r w:rsidR="00542E19">
        <w:rPr>
          <w:i/>
        </w:rPr>
        <w:t xml:space="preserve">C. </w:t>
      </w:r>
      <w:proofErr w:type="spellStart"/>
      <w:r w:rsidR="00542E19">
        <w:rPr>
          <w:i/>
        </w:rPr>
        <w:t>baileyi</w:t>
      </w:r>
      <w:proofErr w:type="spellEnd"/>
      <w:r w:rsidR="00542E19">
        <w:rPr>
          <w:i/>
        </w:rPr>
        <w:t xml:space="preserve">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24E01612" w:rsidR="00875A47" w:rsidRPr="00555656" w:rsidRDefault="00AB6F3F" w:rsidP="00555656">
      <w:pPr>
        <w:ind w:firstLine="720"/>
        <w:rPr>
          <w:i/>
          <w:iCs/>
        </w:rPr>
      </w:pPr>
      <w:r w:rsidRPr="0090359B">
        <w:rPr>
          <w:iCs/>
        </w:rPr>
        <w:t>Regardless</w:t>
      </w:r>
      <w:r>
        <w:rPr>
          <w:iCs/>
        </w:rPr>
        <w:t xml:space="preserve"> of the specific drivers of </w:t>
      </w:r>
      <w:r>
        <w:rPr>
          <w:i/>
        </w:rPr>
        <w:t xml:space="preserve">C. </w:t>
      </w:r>
      <w:proofErr w:type="spellStart"/>
      <w:r>
        <w:rPr>
          <w:i/>
        </w:rPr>
        <w:t>baileyi</w:t>
      </w:r>
      <w:r>
        <w:rPr>
          <w:iCs/>
        </w:rPr>
        <w:t>’s</w:t>
      </w:r>
      <w:proofErr w:type="spellEnd"/>
      <w:r>
        <w:rPr>
          <w:iCs/>
        </w:rPr>
        <w:t xml:space="preserve"> decline at</w:t>
      </w:r>
      <w:r w:rsidR="00CD6FA1">
        <w:rPr>
          <w:iCs/>
        </w:rPr>
        <w:t xml:space="preserve"> Portal</w:t>
      </w:r>
      <w:r>
        <w:rPr>
          <w:iCs/>
        </w:rPr>
        <w:t xml:space="preserve">, the fact that </w:t>
      </w:r>
      <w:r>
        <w:rPr>
          <w:i/>
        </w:rPr>
        <w:t xml:space="preserve">C. </w:t>
      </w:r>
      <w:proofErr w:type="spellStart"/>
      <w:r>
        <w:rPr>
          <w:i/>
        </w:rPr>
        <w:t>baileyi</w:t>
      </w:r>
      <w:proofErr w:type="spellEnd"/>
      <w:r>
        <w:rPr>
          <w:i/>
        </w:rPr>
        <w:t xml:space="preserve">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w:t>
      </w:r>
      <w:proofErr w:type="spellStart"/>
      <w:r w:rsidR="00DB6BC4">
        <w:rPr>
          <w:i/>
        </w:rPr>
        <w:t>baileyi</w:t>
      </w:r>
      <w:proofErr w:type="spellEnd"/>
      <w:r w:rsidR="00DB6BC4">
        <w:rPr>
          <w:i/>
        </w:rPr>
        <w:t xml:space="preserve"> </w:t>
      </w:r>
      <w:r w:rsidR="00DB6BC4">
        <w:rPr>
          <w:iCs/>
        </w:rPr>
        <w:t>was not yet present in the system</w:t>
      </w:r>
      <w:r w:rsidR="001D392B">
        <w:rPr>
          <w:iCs/>
        </w:rPr>
        <w:t>.</w:t>
      </w:r>
      <w:r w:rsidR="00FE6929">
        <w:rPr>
          <w:iCs/>
        </w:rPr>
        <w:t xml:space="preserve"> </w:t>
      </w:r>
      <w:r w:rsidR="00676933">
        <w:rPr>
          <w:iCs/>
        </w:rPr>
        <w:t xml:space="preserve">Since 2010, </w:t>
      </w:r>
      <w:moveToRangeStart w:id="466" w:author="Renata M. Diaz" w:date="2021-08-15T12:04:00Z" w:name="move79921491"/>
      <w:moveTo w:id="467" w:author="Renata M. Diaz" w:date="2021-08-15T12:04:00Z">
        <w:r w:rsidR="003B45DF">
          <w:rPr>
            <w:iCs/>
          </w:rPr>
          <w:t xml:space="preserve">niche tracking has come to the forefront as a constraint on compensation, as </w:t>
        </w:r>
        <w:r w:rsidR="003B45DF">
          <w:rPr>
            <w:i/>
            <w:iCs/>
          </w:rPr>
          <w:t xml:space="preserve">C. </w:t>
        </w:r>
        <w:proofErr w:type="spellStart"/>
        <w:r w:rsidR="003B45DF">
          <w:rPr>
            <w:i/>
            <w:iCs/>
          </w:rPr>
          <w:t>baileyi</w:t>
        </w:r>
        <w:proofErr w:type="spellEnd"/>
        <w:r w:rsidR="003B45DF">
          <w:t xml:space="preserve"> remains part of the assemblage but fails to compensate for kangaroo rats under current conditions. Theoretically, another species similar to </w:t>
        </w:r>
        <w:r w:rsidR="003B45DF">
          <w:rPr>
            <w:i/>
            <w:iCs/>
          </w:rPr>
          <w:t xml:space="preserve">C. </w:t>
        </w:r>
        <w:proofErr w:type="spellStart"/>
        <w:r w:rsidR="003B45DF">
          <w:rPr>
            <w:i/>
            <w:iCs/>
          </w:rPr>
          <w:t>baileyi</w:t>
        </w:r>
        <w:proofErr w:type="spellEnd"/>
        <w:r w:rsidR="003B45DF">
          <w:t xml:space="preserve">, but better equipped for Portal’s current state, could join the community and reinstate compensation – although it is not clear if such a species exists, or how long it might take for it to disperse to the site. </w:t>
        </w:r>
      </w:moveTo>
      <w:moveFromRangeStart w:id="468" w:author="Renata M. Diaz" w:date="2021-08-15T12:04:00Z" w:name="move79921491"/>
      <w:moveToRangeEnd w:id="466"/>
      <w:moveFrom w:id="469" w:author="Renata M. Diaz" w:date="2021-08-15T12:04:00Z">
        <w:r w:rsidR="00676933" w:rsidDel="003B45DF">
          <w:rPr>
            <w:iCs/>
          </w:rPr>
          <w:t>niche tracking has come to the forefront as a constraint on compensation</w:t>
        </w:r>
        <w:r w:rsidR="00F743B4" w:rsidDel="003B45DF">
          <w:rPr>
            <w:iCs/>
          </w:rPr>
          <w:t xml:space="preserve">, as </w:t>
        </w:r>
        <w:r w:rsidR="00FE6929" w:rsidDel="003B45DF">
          <w:rPr>
            <w:i/>
            <w:iCs/>
          </w:rPr>
          <w:t>C. baileyi</w:t>
        </w:r>
        <w:r w:rsidR="00FE6929" w:rsidDel="003B45DF">
          <w:t xml:space="preserve"> remains </w:t>
        </w:r>
        <w:r w:rsidR="003504C4" w:rsidDel="003B45DF">
          <w:t>part of</w:t>
        </w:r>
        <w:r w:rsidR="00FE6929" w:rsidDel="003B45DF">
          <w:t xml:space="preserve"> the assemblage but</w:t>
        </w:r>
        <w:r w:rsidR="00945B7D" w:rsidDel="003B45DF">
          <w:t xml:space="preserve"> fails</w:t>
        </w:r>
        <w:r w:rsidR="00C23831" w:rsidDel="003B45DF">
          <w:t xml:space="preserve"> to</w:t>
        </w:r>
        <w:r w:rsidR="00FE6929" w:rsidDel="003B45DF">
          <w:t xml:space="preserve"> compensate for kangaroo rats under </w:t>
        </w:r>
        <w:r w:rsidR="00620D99" w:rsidDel="003B45DF">
          <w:t>current</w:t>
        </w:r>
        <w:r w:rsidR="00FE6929" w:rsidDel="003B45DF">
          <w:t xml:space="preserve"> conditions. </w:t>
        </w:r>
        <w:r w:rsidR="00E72B50" w:rsidDel="003B45DF">
          <w:t xml:space="preserve">Theoretically, </w:t>
        </w:r>
        <w:r w:rsidR="00897723" w:rsidDel="003B45DF">
          <w:t xml:space="preserve">another </w:t>
        </w:r>
        <w:r w:rsidR="00E72B50" w:rsidDel="003B45DF">
          <w:t>species</w:t>
        </w:r>
        <w:r w:rsidR="00945B7D" w:rsidDel="003B45DF">
          <w:t xml:space="preserve"> similar to </w:t>
        </w:r>
        <w:r w:rsidR="00945B7D" w:rsidDel="003B45DF">
          <w:rPr>
            <w:i/>
            <w:iCs/>
          </w:rPr>
          <w:t>C. baileyi</w:t>
        </w:r>
        <w:r w:rsidR="00945B7D" w:rsidDel="003B45DF">
          <w:t xml:space="preserve">, but better </w:t>
        </w:r>
        <w:r w:rsidR="00C04042" w:rsidDel="003B45DF">
          <w:t>equipped for</w:t>
        </w:r>
        <w:r w:rsidR="00945B7D" w:rsidDel="003B45DF">
          <w:t xml:space="preserve"> </w:t>
        </w:r>
        <w:r w:rsidR="003F43DF" w:rsidDel="003B45DF">
          <w:t>Portal’s current state</w:t>
        </w:r>
        <w:r w:rsidR="00945B7D" w:rsidDel="003B45DF">
          <w:t>,</w:t>
        </w:r>
        <w:r w:rsidR="00E72B50" w:rsidDel="003B45DF">
          <w:t xml:space="preserve"> could join the community and reinstate compensation – although it is not clear if such a species exists, or </w:t>
        </w:r>
        <w:r w:rsidR="00A93961" w:rsidDel="003B45DF">
          <w:t>how long it might take for it to disperse to the site.</w:t>
        </w:r>
        <w:r w:rsidR="00F0789D" w:rsidDel="003B45DF">
          <w:t xml:space="preserve"> </w:t>
        </w:r>
      </w:moveFrom>
      <w:moveFromRangeEnd w:id="468"/>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w:t>
      </w:r>
      <w:r w:rsidR="001D7A35">
        <w:lastRenderedPageBreak/>
        <w:t xml:space="preserve">large regional species pool.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rsidR="00756D75">
        <w:t xml:space="preserve">, </w:t>
      </w:r>
      <w:proofErr w:type="spellStart"/>
      <w:r w:rsidR="00756D75">
        <w:t>Vasseur</w:t>
      </w:r>
      <w:proofErr w:type="spellEnd"/>
      <w:r w:rsidR="00756D75">
        <w:t xml:space="preserve"> and </w:t>
      </w:r>
      <w:proofErr w:type="spellStart"/>
      <w:r w:rsidR="00756D75">
        <w:t>Gaedke</w:t>
      </w:r>
      <w:proofErr w:type="spellEnd"/>
      <w:r w:rsidR="00756D75">
        <w:t xml:space="preserv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w:t>
      </w:r>
      <w:proofErr w:type="spellStart"/>
      <w:r w:rsidR="00045880">
        <w:t>Houlahan</w:t>
      </w:r>
      <w:proofErr w:type="spellEnd"/>
      <w:r w:rsidR="00045880">
        <w:t xml:space="preserve">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xml:space="preserve">: an R package for summarizing and using the Portal Project Data. Journal of </w:t>
      </w:r>
      <w:proofErr w:type="gramStart"/>
      <w:r w:rsidRPr="008D39B7">
        <w:rPr>
          <w:rStyle w:val="SubtleReference"/>
          <w:rFonts w:eastAsiaTheme="minorHAnsi"/>
        </w:rPr>
        <w:t>Open Source</w:t>
      </w:r>
      <w:proofErr w:type="gramEnd"/>
      <w:r w:rsidRPr="008D39B7">
        <w:rPr>
          <w:rStyle w:val="SubtleReference"/>
          <w:rFonts w:eastAsiaTheme="minorHAnsi"/>
        </w:rPr>
        <w:t xml:space="preserv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xml:space="preserve">. 2018. The Portal Project: a long-term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xml:space="preserve">, E. J., J. H. Brown, and S. Mistry. 1994. Long-Term Experimental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 xml:space="preserve">C. </w:t>
      </w:r>
      <w:proofErr w:type="spellStart"/>
      <w:r w:rsidR="009A7C12">
        <w:rPr>
          <w:i/>
          <w:iCs/>
        </w:rPr>
        <w:t>baileyi</w:t>
      </w:r>
      <w:proofErr w:type="spellEnd"/>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 xml:space="preserve">in the winter annual plant community for each census year for exclosure (green) and control (purple) plots. Horizontal lines are time-period estimates </w:t>
      </w:r>
      <w:proofErr w:type="gramStart"/>
      <w:r w:rsidR="00B27D0B">
        <w:t>from  a</w:t>
      </w:r>
      <w:proofErr w:type="gramEnd"/>
      <w:r w:rsidR="00B27D0B">
        <w:t xml:space="preserve">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470" w:author="Renata M. Diaz" w:date="2021-08-14T18:43:00Z"/>
          <w:rFonts w:eastAsia="Times New Roman"/>
        </w:rPr>
      </w:pPr>
      <w:del w:id="471"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472" w:author="Renata M. Diaz" w:date="2021-08-14T18:43:00Z"/>
          <w:rFonts w:eastAsia="Times New Roman"/>
          <w:b/>
          <w:bCs/>
        </w:rPr>
      </w:pPr>
      <w:del w:id="473"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474" w:author="Renata M. Diaz" w:date="2021-08-14T18:43:00Z"/>
          <w:rFonts w:eastAsia="Times New Roman"/>
        </w:rPr>
      </w:pPr>
      <w:del w:id="475"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C2BBF" w14:textId="77777777" w:rsidR="0052061D" w:rsidRDefault="0052061D" w:rsidP="008D23B8">
      <w:pPr>
        <w:spacing w:line="240" w:lineRule="auto"/>
      </w:pPr>
      <w:r>
        <w:separator/>
      </w:r>
    </w:p>
  </w:endnote>
  <w:endnote w:type="continuationSeparator" w:id="0">
    <w:p w14:paraId="1945B923" w14:textId="77777777" w:rsidR="0052061D" w:rsidRDefault="0052061D"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A6EF5" w14:textId="77777777" w:rsidR="0052061D" w:rsidRDefault="0052061D" w:rsidP="008D23B8">
      <w:pPr>
        <w:spacing w:line="240" w:lineRule="auto"/>
      </w:pPr>
      <w:r>
        <w:separator/>
      </w:r>
    </w:p>
  </w:footnote>
  <w:footnote w:type="continuationSeparator" w:id="0">
    <w:p w14:paraId="0FC97675" w14:textId="77777777" w:rsidR="0052061D" w:rsidRDefault="0052061D"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7D65"/>
    <w:rsid w:val="000A02A7"/>
    <w:rsid w:val="000A2782"/>
    <w:rsid w:val="000A2CFF"/>
    <w:rsid w:val="000A3B27"/>
    <w:rsid w:val="000B19E6"/>
    <w:rsid w:val="000B2188"/>
    <w:rsid w:val="000B235F"/>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07C1E"/>
    <w:rsid w:val="00110314"/>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4C9A"/>
    <w:rsid w:val="003253AA"/>
    <w:rsid w:val="00326B32"/>
    <w:rsid w:val="00331149"/>
    <w:rsid w:val="00331ADB"/>
    <w:rsid w:val="00333ADE"/>
    <w:rsid w:val="00337B64"/>
    <w:rsid w:val="00342711"/>
    <w:rsid w:val="00344D81"/>
    <w:rsid w:val="0034542B"/>
    <w:rsid w:val="0034585E"/>
    <w:rsid w:val="00345C72"/>
    <w:rsid w:val="003504C4"/>
    <w:rsid w:val="00351E36"/>
    <w:rsid w:val="0035290C"/>
    <w:rsid w:val="00352C37"/>
    <w:rsid w:val="00354154"/>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3681"/>
    <w:rsid w:val="004B53C4"/>
    <w:rsid w:val="004B7237"/>
    <w:rsid w:val="004C035D"/>
    <w:rsid w:val="004C2A4D"/>
    <w:rsid w:val="004C3464"/>
    <w:rsid w:val="004C3DED"/>
    <w:rsid w:val="004D0327"/>
    <w:rsid w:val="004D03F6"/>
    <w:rsid w:val="004D51B7"/>
    <w:rsid w:val="004D69A0"/>
    <w:rsid w:val="004E0767"/>
    <w:rsid w:val="004E4785"/>
    <w:rsid w:val="004E487B"/>
    <w:rsid w:val="004E7742"/>
    <w:rsid w:val="004F0620"/>
    <w:rsid w:val="004F0928"/>
    <w:rsid w:val="004F174F"/>
    <w:rsid w:val="004F2A8F"/>
    <w:rsid w:val="004F6CA9"/>
    <w:rsid w:val="0050191D"/>
    <w:rsid w:val="00501FCE"/>
    <w:rsid w:val="00501FF4"/>
    <w:rsid w:val="00504D70"/>
    <w:rsid w:val="0050553E"/>
    <w:rsid w:val="00505F0B"/>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5656"/>
    <w:rsid w:val="00560BC1"/>
    <w:rsid w:val="00563AE8"/>
    <w:rsid w:val="0056403A"/>
    <w:rsid w:val="0056767E"/>
    <w:rsid w:val="00573E3C"/>
    <w:rsid w:val="00576039"/>
    <w:rsid w:val="005811A1"/>
    <w:rsid w:val="00581697"/>
    <w:rsid w:val="0058525C"/>
    <w:rsid w:val="005857DD"/>
    <w:rsid w:val="00585E1C"/>
    <w:rsid w:val="00586DB4"/>
    <w:rsid w:val="005877F1"/>
    <w:rsid w:val="00590B3E"/>
    <w:rsid w:val="005925D6"/>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35D9"/>
    <w:rsid w:val="00615CD3"/>
    <w:rsid w:val="006171B5"/>
    <w:rsid w:val="00617BD1"/>
    <w:rsid w:val="00620D99"/>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324A"/>
    <w:rsid w:val="0072559A"/>
    <w:rsid w:val="00726527"/>
    <w:rsid w:val="00727CC3"/>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E002A2"/>
    <w:rsid w:val="00E00C17"/>
    <w:rsid w:val="00E01703"/>
    <w:rsid w:val="00E0188B"/>
    <w:rsid w:val="00E01A89"/>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1559</TotalTime>
  <Pages>18</Pages>
  <Words>6704</Words>
  <Characters>38216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1399</cp:revision>
  <dcterms:created xsi:type="dcterms:W3CDTF">2021-06-14T18:06:00Z</dcterms:created>
  <dcterms:modified xsi:type="dcterms:W3CDTF">2021-08-15T16:05:00Z</dcterms:modified>
</cp:coreProperties>
</file>